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5AF6" w14:textId="77777777" w:rsidR="00022D51" w:rsidRDefault="007E42F7">
      <w:pPr>
        <w:spacing w:after="165" w:line="259" w:lineRule="auto"/>
        <w:ind w:left="0" w:right="1466"/>
        <w:jc w:val="right"/>
      </w:pPr>
      <w:r>
        <w:t xml:space="preserve"> </w:t>
      </w:r>
    </w:p>
    <w:p w14:paraId="2F195AF7" w14:textId="77777777" w:rsidR="00022D51" w:rsidRDefault="007E42F7">
      <w:pPr>
        <w:spacing w:after="348" w:line="259" w:lineRule="auto"/>
        <w:ind w:left="0"/>
      </w:pPr>
      <w:r>
        <w:t xml:space="preserve"> </w:t>
      </w:r>
    </w:p>
    <w:p w14:paraId="2F195AF8" w14:textId="77777777" w:rsidR="00022D51" w:rsidRDefault="007E42F7">
      <w:pPr>
        <w:spacing w:after="223" w:line="259" w:lineRule="auto"/>
        <w:ind w:left="21" w:right="6"/>
        <w:jc w:val="center"/>
        <w:rPr>
          <w:rFonts w:ascii="Times New Roman" w:eastAsia="Times New Roman" w:hAnsi="Times New Roman" w:cs="Times New Roman"/>
          <w:sz w:val="40"/>
          <w:szCs w:val="40"/>
        </w:rPr>
      </w:pPr>
      <w:r>
        <w:rPr>
          <w:rFonts w:ascii="Times New Roman" w:eastAsia="Times New Roman" w:hAnsi="Times New Roman" w:cs="Times New Roman"/>
          <w:noProof/>
          <w:sz w:val="40"/>
          <w:szCs w:val="40"/>
        </w:rPr>
        <w:drawing>
          <wp:inline distT="114300" distB="114300" distL="114300" distR="114300" wp14:anchorId="2F195F20" wp14:editId="2F195F21">
            <wp:extent cx="3595688" cy="163304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595688" cy="1633041"/>
                    </a:xfrm>
                    <a:prstGeom prst="rect">
                      <a:avLst/>
                    </a:prstGeom>
                    <a:ln/>
                  </pic:spPr>
                </pic:pic>
              </a:graphicData>
            </a:graphic>
          </wp:inline>
        </w:drawing>
      </w:r>
    </w:p>
    <w:p w14:paraId="2F195AF9" w14:textId="77777777" w:rsidR="00022D51" w:rsidRDefault="00022D51">
      <w:pPr>
        <w:spacing w:after="223" w:line="259" w:lineRule="auto"/>
        <w:ind w:left="21" w:right="6"/>
        <w:jc w:val="center"/>
        <w:rPr>
          <w:rFonts w:ascii="Times New Roman" w:eastAsia="Times New Roman" w:hAnsi="Times New Roman" w:cs="Times New Roman"/>
          <w:sz w:val="40"/>
          <w:szCs w:val="40"/>
        </w:rPr>
      </w:pPr>
    </w:p>
    <w:p w14:paraId="2F195AFA" w14:textId="77777777" w:rsidR="00022D51" w:rsidRDefault="00022D51">
      <w:pPr>
        <w:spacing w:after="223" w:line="259" w:lineRule="auto"/>
        <w:ind w:left="21" w:right="6"/>
        <w:jc w:val="center"/>
        <w:rPr>
          <w:rFonts w:ascii="Times New Roman" w:eastAsia="Times New Roman" w:hAnsi="Times New Roman" w:cs="Times New Roman"/>
          <w:sz w:val="40"/>
          <w:szCs w:val="40"/>
        </w:rPr>
      </w:pPr>
    </w:p>
    <w:p w14:paraId="2F195AFB" w14:textId="77777777" w:rsidR="00022D51" w:rsidRDefault="00022D51">
      <w:pPr>
        <w:spacing w:after="223" w:line="259" w:lineRule="auto"/>
        <w:ind w:left="21" w:right="6"/>
        <w:jc w:val="center"/>
        <w:rPr>
          <w:rFonts w:ascii="Times New Roman" w:eastAsia="Times New Roman" w:hAnsi="Times New Roman" w:cs="Times New Roman"/>
          <w:sz w:val="40"/>
          <w:szCs w:val="40"/>
        </w:rPr>
      </w:pPr>
    </w:p>
    <w:p w14:paraId="2F195AFC" w14:textId="77777777" w:rsidR="00022D51" w:rsidRDefault="007E42F7">
      <w:pPr>
        <w:spacing w:after="223" w:line="259" w:lineRule="auto"/>
        <w:ind w:left="21" w:right="6"/>
        <w:jc w:val="center"/>
      </w:pPr>
      <w:r>
        <w:rPr>
          <w:rFonts w:ascii="Times New Roman" w:eastAsia="Times New Roman" w:hAnsi="Times New Roman" w:cs="Times New Roman"/>
          <w:sz w:val="40"/>
          <w:szCs w:val="40"/>
        </w:rPr>
        <w:t xml:space="preserve">Rocky Ridge Royal Oak Community Association </w:t>
      </w:r>
    </w:p>
    <w:p w14:paraId="2F195AFD" w14:textId="77777777" w:rsidR="00022D51" w:rsidRDefault="007E42F7">
      <w:pPr>
        <w:spacing w:after="223" w:line="259" w:lineRule="auto"/>
        <w:ind w:left="21"/>
        <w:jc w:val="center"/>
      </w:pPr>
      <w:r>
        <w:rPr>
          <w:rFonts w:ascii="Times New Roman" w:eastAsia="Times New Roman" w:hAnsi="Times New Roman" w:cs="Times New Roman"/>
          <w:sz w:val="40"/>
          <w:szCs w:val="40"/>
        </w:rPr>
        <w:t>BUSINESS PLAN for 2023-2028</w:t>
      </w:r>
    </w:p>
    <w:p w14:paraId="2F195AFE" w14:textId="77777777" w:rsidR="00022D51" w:rsidRDefault="007E42F7">
      <w:pPr>
        <w:spacing w:after="96" w:line="259" w:lineRule="auto"/>
        <w:ind w:left="21" w:right="2"/>
        <w:jc w:val="center"/>
        <w:rPr>
          <w:sz w:val="18"/>
          <w:szCs w:val="18"/>
        </w:rPr>
      </w:pPr>
      <w:r>
        <w:rPr>
          <w:rFonts w:ascii="Times New Roman" w:eastAsia="Times New Roman" w:hAnsi="Times New Roman" w:cs="Times New Roman"/>
          <w:sz w:val="28"/>
          <w:szCs w:val="28"/>
        </w:rPr>
        <w:t xml:space="preserve">Updated:   </w:t>
      </w:r>
      <w:r>
        <w:rPr>
          <w:rFonts w:ascii="Times New Roman" w:eastAsia="Times New Roman" w:hAnsi="Times New Roman" w:cs="Times New Roman"/>
          <w:sz w:val="28"/>
          <w:szCs w:val="28"/>
          <w:highlight w:val="yellow"/>
        </w:rPr>
        <w:t>MMM-YYYY</w:t>
      </w:r>
    </w:p>
    <w:p w14:paraId="2F195AFF" w14:textId="77777777" w:rsidR="00022D51" w:rsidRDefault="007E42F7">
      <w:pPr>
        <w:spacing w:after="218" w:line="259" w:lineRule="auto"/>
        <w:ind w:left="0"/>
      </w:pPr>
      <w:r>
        <w:t xml:space="preserve"> </w:t>
      </w:r>
    </w:p>
    <w:p w14:paraId="2F195B00" w14:textId="77777777" w:rsidR="00022D51" w:rsidRDefault="007E42F7">
      <w:pPr>
        <w:spacing w:after="220" w:line="259" w:lineRule="auto"/>
        <w:ind w:left="0"/>
      </w:pPr>
      <w:r>
        <w:t xml:space="preserve"> </w:t>
      </w:r>
    </w:p>
    <w:p w14:paraId="2F195B01" w14:textId="77777777" w:rsidR="00022D51" w:rsidRDefault="007E42F7">
      <w:pPr>
        <w:spacing w:after="218" w:line="259" w:lineRule="auto"/>
        <w:ind w:left="0"/>
      </w:pPr>
      <w:r>
        <w:t xml:space="preserve"> </w:t>
      </w:r>
    </w:p>
    <w:p w14:paraId="2F195B02" w14:textId="77777777" w:rsidR="00022D51" w:rsidRDefault="007E42F7">
      <w:pPr>
        <w:spacing w:after="220" w:line="259" w:lineRule="auto"/>
        <w:ind w:left="0"/>
      </w:pPr>
      <w:r>
        <w:t xml:space="preserve"> </w:t>
      </w:r>
    </w:p>
    <w:p w14:paraId="2F195B03" w14:textId="77777777" w:rsidR="00022D51" w:rsidRDefault="007E42F7">
      <w:pPr>
        <w:spacing w:after="220" w:line="259" w:lineRule="auto"/>
        <w:ind w:left="0"/>
      </w:pPr>
      <w:r>
        <w:t xml:space="preserve"> </w:t>
      </w:r>
    </w:p>
    <w:p w14:paraId="2F195B04" w14:textId="77777777" w:rsidR="00022D51" w:rsidRDefault="007E42F7">
      <w:pPr>
        <w:spacing w:after="218" w:line="259" w:lineRule="auto"/>
        <w:ind w:left="0"/>
      </w:pPr>
      <w:r>
        <w:t xml:space="preserve"> </w:t>
      </w:r>
    </w:p>
    <w:p w14:paraId="2F195B05" w14:textId="77777777" w:rsidR="00022D51" w:rsidRDefault="00022D51">
      <w:pPr>
        <w:spacing w:after="218" w:line="259" w:lineRule="auto"/>
        <w:ind w:left="0"/>
      </w:pPr>
    </w:p>
    <w:p w14:paraId="2F195B06" w14:textId="77777777" w:rsidR="00022D51" w:rsidRDefault="00022D51">
      <w:pPr>
        <w:spacing w:after="218" w:line="259" w:lineRule="auto"/>
        <w:ind w:left="0"/>
      </w:pPr>
    </w:p>
    <w:p w14:paraId="2F195B07" w14:textId="77777777" w:rsidR="00022D51" w:rsidRDefault="00022D51">
      <w:pPr>
        <w:spacing w:after="218" w:line="259" w:lineRule="auto"/>
        <w:ind w:left="0"/>
      </w:pPr>
    </w:p>
    <w:p w14:paraId="2F195B08" w14:textId="77777777" w:rsidR="00022D51" w:rsidRDefault="00022D51">
      <w:pPr>
        <w:spacing w:after="218" w:line="259" w:lineRule="auto"/>
        <w:ind w:left="0"/>
      </w:pPr>
    </w:p>
    <w:p w14:paraId="2F195B09" w14:textId="77777777" w:rsidR="00022D51" w:rsidRDefault="00022D51">
      <w:pPr>
        <w:spacing w:after="218" w:line="259" w:lineRule="auto"/>
        <w:ind w:left="0"/>
      </w:pPr>
    </w:p>
    <w:p w14:paraId="2F195B0A" w14:textId="77777777" w:rsidR="00022D51" w:rsidRDefault="00022D51">
      <w:pPr>
        <w:spacing w:after="218" w:line="259" w:lineRule="auto"/>
        <w:ind w:left="0"/>
      </w:pPr>
    </w:p>
    <w:p w14:paraId="2F195B0B" w14:textId="77777777" w:rsidR="00022D51" w:rsidRDefault="00022D51">
      <w:pPr>
        <w:spacing w:after="218" w:line="259" w:lineRule="auto"/>
        <w:ind w:left="0"/>
      </w:pPr>
    </w:p>
    <w:p w14:paraId="2F195B0C" w14:textId="77777777" w:rsidR="00022D51" w:rsidRDefault="00022D51">
      <w:pPr>
        <w:spacing w:after="218" w:line="259" w:lineRule="auto"/>
        <w:ind w:left="0"/>
      </w:pPr>
    </w:p>
    <w:p w14:paraId="2F195B0D" w14:textId="77777777" w:rsidR="00022D51" w:rsidRDefault="007E42F7">
      <w:pPr>
        <w:spacing w:after="220" w:line="259" w:lineRule="auto"/>
        <w:ind w:left="0"/>
      </w:pPr>
      <w:r>
        <w:t xml:space="preserve"> </w:t>
      </w:r>
    </w:p>
    <w:p w14:paraId="2F195B0E" w14:textId="77777777" w:rsidR="00022D51" w:rsidRDefault="007E42F7">
      <w:pPr>
        <w:spacing w:after="218" w:line="259" w:lineRule="auto"/>
        <w:ind w:left="0"/>
      </w:pPr>
      <w:r>
        <w:t xml:space="preserve"> Approved by RRROCA Board of Directors on XX day of XXX, 2023.</w:t>
      </w:r>
    </w:p>
    <w:p w14:paraId="2F195B0F" w14:textId="77777777" w:rsidR="00022D51" w:rsidRDefault="007E42F7">
      <w:pPr>
        <w:spacing w:after="220" w:line="259" w:lineRule="auto"/>
        <w:ind w:left="0"/>
      </w:pPr>
      <w:r>
        <w:t xml:space="preserve"> </w:t>
      </w:r>
    </w:p>
    <w:p w14:paraId="2F195B10" w14:textId="77777777" w:rsidR="00022D51" w:rsidRDefault="007E42F7">
      <w:pPr>
        <w:spacing w:after="218" w:line="259" w:lineRule="auto"/>
        <w:ind w:left="0"/>
      </w:pPr>
      <w:r>
        <w:t xml:space="preserve"> </w:t>
      </w:r>
    </w:p>
    <w:p w14:paraId="2F195B11" w14:textId="77777777" w:rsidR="00022D51" w:rsidRDefault="00022D51">
      <w:pPr>
        <w:keepNext/>
        <w:keepLines/>
        <w:pBdr>
          <w:top w:val="nil"/>
          <w:left w:val="nil"/>
          <w:bottom w:val="nil"/>
          <w:right w:val="nil"/>
          <w:between w:val="nil"/>
        </w:pBdr>
        <w:spacing w:before="240" w:after="0" w:line="259" w:lineRule="auto"/>
        <w:ind w:left="0"/>
        <w:rPr>
          <w:color w:val="000000"/>
        </w:rPr>
      </w:pPr>
    </w:p>
    <w:p w14:paraId="2F195B12" w14:textId="77777777" w:rsidR="00022D51" w:rsidRDefault="007E42F7">
      <w:pPr>
        <w:keepNext/>
        <w:keepLines/>
        <w:pBdr>
          <w:top w:val="nil"/>
          <w:left w:val="nil"/>
          <w:bottom w:val="nil"/>
          <w:right w:val="nil"/>
          <w:between w:val="nil"/>
        </w:pBdr>
        <w:spacing w:before="240" w:after="0" w:line="259" w:lineRule="auto"/>
        <w:ind w:left="0"/>
        <w:rPr>
          <w:rFonts w:ascii="Calibri" w:eastAsia="Calibri" w:hAnsi="Calibri" w:cs="Calibri"/>
          <w:color w:val="2F5496"/>
          <w:sz w:val="32"/>
          <w:szCs w:val="32"/>
        </w:rPr>
      </w:pPr>
      <w:r>
        <w:rPr>
          <w:rFonts w:ascii="Calibri" w:eastAsia="Calibri" w:hAnsi="Calibri" w:cs="Calibri"/>
          <w:color w:val="2F5496"/>
          <w:sz w:val="32"/>
          <w:szCs w:val="32"/>
        </w:rPr>
        <w:t>Table of Contents</w:t>
      </w:r>
    </w:p>
    <w:sdt>
      <w:sdtPr>
        <w:id w:val="189271326"/>
        <w:docPartObj>
          <w:docPartGallery w:val="Table of Contents"/>
          <w:docPartUnique/>
        </w:docPartObj>
      </w:sdtPr>
      <w:sdtEndPr/>
      <w:sdtContent>
        <w:p w14:paraId="2F195B13" w14:textId="77777777" w:rsidR="00022D51" w:rsidRDefault="007E42F7">
          <w:pPr>
            <w:pBdr>
              <w:top w:val="nil"/>
              <w:left w:val="nil"/>
              <w:bottom w:val="nil"/>
              <w:right w:val="nil"/>
              <w:between w:val="nil"/>
            </w:pBdr>
            <w:tabs>
              <w:tab w:val="right" w:leader="dot" w:pos="10790"/>
            </w:tabs>
            <w:spacing w:after="100"/>
            <w:ind w:left="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gjdgxs">
            <w:r>
              <w:rPr>
                <w:color w:val="000000"/>
              </w:rPr>
              <w:t>Executive Summary</w:t>
            </w:r>
            <w:r>
              <w:rPr>
                <w:color w:val="000000"/>
              </w:rPr>
              <w:tab/>
              <w:t>1</w:t>
            </w:r>
          </w:hyperlink>
        </w:p>
        <w:p w14:paraId="2F195B14"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30j0zll">
            <w:r>
              <w:rPr>
                <w:color w:val="000000"/>
              </w:rPr>
              <w:t>1.</w:t>
            </w:r>
          </w:hyperlink>
          <w:hyperlink w:anchor="_30j0zll">
            <w:r>
              <w:rPr>
                <w:rFonts w:ascii="Calibri" w:eastAsia="Calibri" w:hAnsi="Calibri" w:cs="Calibri"/>
                <w:color w:val="000000"/>
                <w:sz w:val="22"/>
                <w:szCs w:val="22"/>
              </w:rPr>
              <w:tab/>
            </w:r>
          </w:hyperlink>
          <w:r>
            <w:fldChar w:fldCharType="begin"/>
          </w:r>
          <w:r>
            <w:instrText xml:space="preserve"> PAGEREF _30j0zll \h </w:instrText>
          </w:r>
          <w:r>
            <w:fldChar w:fldCharType="separate"/>
          </w:r>
          <w:r>
            <w:rPr>
              <w:color w:val="000000"/>
            </w:rPr>
            <w:t>Our Mandate</w:t>
          </w:r>
          <w:r>
            <w:rPr>
              <w:color w:val="000000"/>
            </w:rPr>
            <w:tab/>
            <w:t>2</w:t>
          </w:r>
          <w:r>
            <w:fldChar w:fldCharType="end"/>
          </w:r>
        </w:p>
        <w:p w14:paraId="2F195B15"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fob9te">
            <w:r>
              <w:rPr>
                <w:color w:val="000000"/>
              </w:rPr>
              <w:t>1.1.</w:t>
            </w:r>
          </w:hyperlink>
          <w:hyperlink w:anchor="_1fob9te">
            <w:r>
              <w:rPr>
                <w:rFonts w:ascii="Calibri" w:eastAsia="Calibri" w:hAnsi="Calibri" w:cs="Calibri"/>
                <w:color w:val="000000"/>
                <w:sz w:val="22"/>
                <w:szCs w:val="22"/>
              </w:rPr>
              <w:tab/>
            </w:r>
          </w:hyperlink>
          <w:r>
            <w:fldChar w:fldCharType="begin"/>
          </w:r>
          <w:r>
            <w:instrText xml:space="preserve"> PAGEREF _1fob9te \h </w:instrText>
          </w:r>
          <w:r>
            <w:fldChar w:fldCharType="separate"/>
          </w:r>
          <w:r>
            <w:rPr>
              <w:color w:val="000000"/>
            </w:rPr>
            <w:t>Values and Guiding Principles</w:t>
          </w:r>
          <w:r>
            <w:rPr>
              <w:color w:val="000000"/>
            </w:rPr>
            <w:tab/>
            <w:t>2</w:t>
          </w:r>
          <w:r>
            <w:fldChar w:fldCharType="end"/>
          </w:r>
        </w:p>
        <w:p w14:paraId="2F195B16"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znysh7">
            <w:r>
              <w:rPr>
                <w:color w:val="000000"/>
              </w:rPr>
              <w:t>1.2.</w:t>
            </w:r>
          </w:hyperlink>
          <w:hyperlink w:anchor="_3znysh7">
            <w:r>
              <w:rPr>
                <w:rFonts w:ascii="Calibri" w:eastAsia="Calibri" w:hAnsi="Calibri" w:cs="Calibri"/>
                <w:color w:val="000000"/>
                <w:sz w:val="22"/>
                <w:szCs w:val="22"/>
              </w:rPr>
              <w:tab/>
            </w:r>
          </w:hyperlink>
          <w:r>
            <w:fldChar w:fldCharType="begin"/>
          </w:r>
          <w:r>
            <w:instrText xml:space="preserve"> PAGEREF _3znysh7 \h </w:instrText>
          </w:r>
          <w:r>
            <w:fldChar w:fldCharType="separate"/>
          </w:r>
          <w:r>
            <w:rPr>
              <w:color w:val="000000"/>
            </w:rPr>
            <w:t>Vision</w:t>
          </w:r>
          <w:r>
            <w:rPr>
              <w:color w:val="000000"/>
            </w:rPr>
            <w:tab/>
            <w:t>3</w:t>
          </w:r>
          <w:r>
            <w:fldChar w:fldCharType="end"/>
          </w:r>
        </w:p>
        <w:p w14:paraId="2F195B17"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et92p0">
            <w:r>
              <w:rPr>
                <w:color w:val="000000"/>
              </w:rPr>
              <w:t>1.3.</w:t>
            </w:r>
          </w:hyperlink>
          <w:hyperlink w:anchor="_2et92p0">
            <w:r>
              <w:rPr>
                <w:rFonts w:ascii="Calibri" w:eastAsia="Calibri" w:hAnsi="Calibri" w:cs="Calibri"/>
                <w:color w:val="000000"/>
                <w:sz w:val="22"/>
                <w:szCs w:val="22"/>
              </w:rPr>
              <w:tab/>
            </w:r>
          </w:hyperlink>
          <w:r>
            <w:fldChar w:fldCharType="begin"/>
          </w:r>
          <w:r>
            <w:instrText xml:space="preserve"> PAGEREF _2et92p0 \h </w:instrText>
          </w:r>
          <w:r>
            <w:fldChar w:fldCharType="separate"/>
          </w:r>
          <w:r>
            <w:rPr>
              <w:color w:val="000000"/>
            </w:rPr>
            <w:t>Mission</w:t>
          </w:r>
          <w:r>
            <w:rPr>
              <w:color w:val="000000"/>
            </w:rPr>
            <w:tab/>
            <w:t>3</w:t>
          </w:r>
          <w:r>
            <w:fldChar w:fldCharType="end"/>
          </w:r>
        </w:p>
        <w:p w14:paraId="2F195B18"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tyjcwt">
            <w:r>
              <w:rPr>
                <w:color w:val="000000"/>
              </w:rPr>
              <w:t>1.4.</w:t>
            </w:r>
          </w:hyperlink>
          <w:hyperlink w:anchor="_tyjcwt">
            <w:r>
              <w:rPr>
                <w:rFonts w:ascii="Calibri" w:eastAsia="Calibri" w:hAnsi="Calibri" w:cs="Calibri"/>
                <w:color w:val="000000"/>
                <w:sz w:val="22"/>
                <w:szCs w:val="22"/>
              </w:rPr>
              <w:tab/>
            </w:r>
          </w:hyperlink>
          <w:r>
            <w:fldChar w:fldCharType="begin"/>
          </w:r>
          <w:r>
            <w:instrText xml:space="preserve"> PAGEREF _tyjcwt \h </w:instrText>
          </w:r>
          <w:r>
            <w:fldChar w:fldCharType="separate"/>
          </w:r>
          <w:r>
            <w:rPr>
              <w:color w:val="000000"/>
            </w:rPr>
            <w:t>Role in the community</w:t>
          </w:r>
          <w:r>
            <w:rPr>
              <w:color w:val="000000"/>
            </w:rPr>
            <w:tab/>
            <w:t>3</w:t>
          </w:r>
          <w:r>
            <w:fldChar w:fldCharType="end"/>
          </w:r>
        </w:p>
        <w:p w14:paraId="2F195B19"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dy6vkm">
            <w:r>
              <w:rPr>
                <w:color w:val="000000"/>
              </w:rPr>
              <w:t>1.5.</w:t>
            </w:r>
          </w:hyperlink>
          <w:hyperlink w:anchor="_3dy6vkm">
            <w:r>
              <w:rPr>
                <w:rFonts w:ascii="Calibri" w:eastAsia="Calibri" w:hAnsi="Calibri" w:cs="Calibri"/>
                <w:color w:val="000000"/>
                <w:sz w:val="22"/>
                <w:szCs w:val="22"/>
              </w:rPr>
              <w:tab/>
            </w:r>
          </w:hyperlink>
          <w:r>
            <w:fldChar w:fldCharType="begin"/>
          </w:r>
          <w:r>
            <w:instrText xml:space="preserve"> PAGEREF _3dy6vkm \h </w:instrText>
          </w:r>
          <w:r>
            <w:fldChar w:fldCharType="separate"/>
          </w:r>
          <w:r>
            <w:rPr>
              <w:color w:val="000000"/>
            </w:rPr>
            <w:t>Role as a liaison with government</w:t>
          </w:r>
          <w:r>
            <w:rPr>
              <w:color w:val="000000"/>
            </w:rPr>
            <w:tab/>
            <w:t>3</w:t>
          </w:r>
          <w:r>
            <w:fldChar w:fldCharType="end"/>
          </w:r>
        </w:p>
        <w:p w14:paraId="2F195B1A"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1t3h5sf">
            <w:r>
              <w:rPr>
                <w:color w:val="000000"/>
              </w:rPr>
              <w:t>2.</w:t>
            </w:r>
          </w:hyperlink>
          <w:hyperlink w:anchor="_1t3h5sf">
            <w:r>
              <w:rPr>
                <w:rFonts w:ascii="Calibri" w:eastAsia="Calibri" w:hAnsi="Calibri" w:cs="Calibri"/>
                <w:color w:val="000000"/>
                <w:sz w:val="22"/>
                <w:szCs w:val="22"/>
              </w:rPr>
              <w:tab/>
            </w:r>
          </w:hyperlink>
          <w:r>
            <w:fldChar w:fldCharType="begin"/>
          </w:r>
          <w:r>
            <w:instrText xml:space="preserve"> PAGEREF _1t3h5sf \h </w:instrText>
          </w:r>
          <w:r>
            <w:fldChar w:fldCharType="separate"/>
          </w:r>
          <w:r>
            <w:rPr>
              <w:color w:val="000000"/>
            </w:rPr>
            <w:t>Governance</w:t>
          </w:r>
          <w:r>
            <w:rPr>
              <w:color w:val="000000"/>
            </w:rPr>
            <w:tab/>
            <w:t>4</w:t>
          </w:r>
          <w:r>
            <w:fldChar w:fldCharType="end"/>
          </w:r>
        </w:p>
        <w:p w14:paraId="2F195B1B"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d34og8">
            <w:r>
              <w:rPr>
                <w:color w:val="000000"/>
              </w:rPr>
              <w:t>2.1.</w:t>
            </w:r>
          </w:hyperlink>
          <w:hyperlink w:anchor="_4d34og8">
            <w:r>
              <w:rPr>
                <w:rFonts w:ascii="Calibri" w:eastAsia="Calibri" w:hAnsi="Calibri" w:cs="Calibri"/>
                <w:color w:val="000000"/>
                <w:sz w:val="22"/>
                <w:szCs w:val="22"/>
              </w:rPr>
              <w:tab/>
            </w:r>
          </w:hyperlink>
          <w:r>
            <w:fldChar w:fldCharType="begin"/>
          </w:r>
          <w:r>
            <w:instrText xml:space="preserve"> PAGEREF _4d34og8 \h </w:instrText>
          </w:r>
          <w:r>
            <w:fldChar w:fldCharType="separate"/>
          </w:r>
          <w:r>
            <w:rPr>
              <w:color w:val="000000"/>
            </w:rPr>
            <w:t>Annual General Meeting</w:t>
          </w:r>
          <w:r>
            <w:rPr>
              <w:color w:val="000000"/>
            </w:rPr>
            <w:tab/>
            <w:t>4</w:t>
          </w:r>
          <w:r>
            <w:fldChar w:fldCharType="end"/>
          </w:r>
        </w:p>
        <w:p w14:paraId="2F195B1C"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s8eyo1">
            <w:r>
              <w:rPr>
                <w:color w:val="000000"/>
              </w:rPr>
              <w:t>2.2.</w:t>
            </w:r>
          </w:hyperlink>
          <w:hyperlink w:anchor="_2s8eyo1">
            <w:r>
              <w:rPr>
                <w:rFonts w:ascii="Calibri" w:eastAsia="Calibri" w:hAnsi="Calibri" w:cs="Calibri"/>
                <w:color w:val="000000"/>
                <w:sz w:val="22"/>
                <w:szCs w:val="22"/>
              </w:rPr>
              <w:tab/>
            </w:r>
          </w:hyperlink>
          <w:r>
            <w:fldChar w:fldCharType="begin"/>
          </w:r>
          <w:r>
            <w:instrText xml:space="preserve"> PAGEREF _2s8eyo1 \h </w:instrText>
          </w:r>
          <w:r>
            <w:fldChar w:fldCharType="separate"/>
          </w:r>
          <w:r>
            <w:rPr>
              <w:color w:val="000000"/>
            </w:rPr>
            <w:t>Regular Board Meetings</w:t>
          </w:r>
          <w:r>
            <w:rPr>
              <w:color w:val="000000"/>
            </w:rPr>
            <w:tab/>
            <w:t>4</w:t>
          </w:r>
          <w:r>
            <w:fldChar w:fldCharType="end"/>
          </w:r>
        </w:p>
        <w:p w14:paraId="2F195B1D"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17dp8vu">
            <w:r>
              <w:rPr>
                <w:color w:val="000000"/>
              </w:rPr>
              <w:t>3.</w:t>
            </w:r>
          </w:hyperlink>
          <w:hyperlink w:anchor="_17dp8vu">
            <w:r>
              <w:rPr>
                <w:rFonts w:ascii="Calibri" w:eastAsia="Calibri" w:hAnsi="Calibri" w:cs="Calibri"/>
                <w:color w:val="000000"/>
                <w:sz w:val="22"/>
                <w:szCs w:val="22"/>
              </w:rPr>
              <w:tab/>
            </w:r>
          </w:hyperlink>
          <w:r>
            <w:fldChar w:fldCharType="begin"/>
          </w:r>
          <w:r>
            <w:instrText xml:space="preserve"> PAGEREF _17dp8vu \h </w:instrText>
          </w:r>
          <w:r>
            <w:fldChar w:fldCharType="separate"/>
          </w:r>
          <w:r>
            <w:rPr>
              <w:color w:val="000000"/>
            </w:rPr>
            <w:t>Community Assessment and Market Research</w:t>
          </w:r>
          <w:r>
            <w:rPr>
              <w:color w:val="000000"/>
            </w:rPr>
            <w:tab/>
            <w:t>5</w:t>
          </w:r>
          <w:r>
            <w:fldChar w:fldCharType="end"/>
          </w:r>
        </w:p>
        <w:p w14:paraId="2F195B1E"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rdcrjn">
            <w:r>
              <w:rPr>
                <w:color w:val="000000"/>
              </w:rPr>
              <w:t>3.1.</w:t>
            </w:r>
          </w:hyperlink>
          <w:hyperlink w:anchor="_3rdcrjn">
            <w:r>
              <w:rPr>
                <w:rFonts w:ascii="Calibri" w:eastAsia="Calibri" w:hAnsi="Calibri" w:cs="Calibri"/>
                <w:color w:val="000000"/>
                <w:sz w:val="22"/>
                <w:szCs w:val="22"/>
              </w:rPr>
              <w:tab/>
            </w:r>
          </w:hyperlink>
          <w:r>
            <w:fldChar w:fldCharType="begin"/>
          </w:r>
          <w:r>
            <w:instrText xml:space="preserve"> PAGEREF _3rdcrjn \h </w:instrText>
          </w:r>
          <w:r>
            <w:fldChar w:fldCharType="separate"/>
          </w:r>
          <w:r>
            <w:rPr>
              <w:color w:val="000000"/>
            </w:rPr>
            <w:t>Who We Serve</w:t>
          </w:r>
          <w:r>
            <w:rPr>
              <w:color w:val="000000"/>
            </w:rPr>
            <w:tab/>
            <w:t>5</w:t>
          </w:r>
          <w:r>
            <w:fldChar w:fldCharType="end"/>
          </w:r>
        </w:p>
        <w:p w14:paraId="2F195B1F"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6in1rg">
            <w:r>
              <w:rPr>
                <w:color w:val="000000"/>
              </w:rPr>
              <w:t>3.2.</w:t>
            </w:r>
          </w:hyperlink>
          <w:hyperlink w:anchor="_26in1rg">
            <w:r>
              <w:rPr>
                <w:rFonts w:ascii="Calibri" w:eastAsia="Calibri" w:hAnsi="Calibri" w:cs="Calibri"/>
                <w:color w:val="000000"/>
                <w:sz w:val="22"/>
                <w:szCs w:val="22"/>
              </w:rPr>
              <w:tab/>
            </w:r>
          </w:hyperlink>
          <w:r>
            <w:fldChar w:fldCharType="begin"/>
          </w:r>
          <w:r>
            <w:instrText xml:space="preserve"> PAGEREF _26in1rg \h </w:instrText>
          </w:r>
          <w:r>
            <w:fldChar w:fldCharType="separate"/>
          </w:r>
          <w:r>
            <w:rPr>
              <w:color w:val="000000"/>
            </w:rPr>
            <w:t>What We Know About the People We Serve</w:t>
          </w:r>
          <w:r>
            <w:rPr>
              <w:color w:val="000000"/>
            </w:rPr>
            <w:tab/>
            <w:t>5</w:t>
          </w:r>
          <w:r>
            <w:fldChar w:fldCharType="end"/>
          </w:r>
        </w:p>
        <w:p w14:paraId="2F195B20"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lnxbz9">
            <w:r>
              <w:rPr>
                <w:color w:val="000000"/>
              </w:rPr>
              <w:t>3.3.</w:t>
            </w:r>
          </w:hyperlink>
          <w:hyperlink w:anchor="_lnxbz9">
            <w:r>
              <w:rPr>
                <w:rFonts w:ascii="Calibri" w:eastAsia="Calibri" w:hAnsi="Calibri" w:cs="Calibri"/>
                <w:color w:val="000000"/>
                <w:sz w:val="22"/>
                <w:szCs w:val="22"/>
              </w:rPr>
              <w:tab/>
            </w:r>
          </w:hyperlink>
          <w:r>
            <w:fldChar w:fldCharType="begin"/>
          </w:r>
          <w:r>
            <w:instrText xml:space="preserve"> PAGEREF _lnxbz9 \h </w:instrText>
          </w:r>
          <w:r>
            <w:fldChar w:fldCharType="separate"/>
          </w:r>
          <w:r>
            <w:rPr>
              <w:color w:val="000000"/>
            </w:rPr>
            <w:t>Members of the Association</w:t>
          </w:r>
          <w:r>
            <w:rPr>
              <w:color w:val="000000"/>
            </w:rPr>
            <w:tab/>
            <w:t>7</w:t>
          </w:r>
          <w:r>
            <w:fldChar w:fldCharType="end"/>
          </w:r>
        </w:p>
        <w:p w14:paraId="2F195B21"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5nkun2">
            <w:r>
              <w:rPr>
                <w:color w:val="000000"/>
              </w:rPr>
              <w:t>3.4.</w:t>
            </w:r>
          </w:hyperlink>
          <w:hyperlink w:anchor="_35nkun2">
            <w:r>
              <w:rPr>
                <w:rFonts w:ascii="Calibri" w:eastAsia="Calibri" w:hAnsi="Calibri" w:cs="Calibri"/>
                <w:color w:val="000000"/>
                <w:sz w:val="22"/>
                <w:szCs w:val="22"/>
              </w:rPr>
              <w:tab/>
            </w:r>
          </w:hyperlink>
          <w:r>
            <w:fldChar w:fldCharType="begin"/>
          </w:r>
          <w:r>
            <w:instrText xml:space="preserve"> PAGEREF _35nkun2 \h </w:instrText>
          </w:r>
          <w:r>
            <w:fldChar w:fldCharType="separate"/>
          </w:r>
          <w:r>
            <w:rPr>
              <w:color w:val="000000"/>
            </w:rPr>
            <w:t>Current Environment and Trends</w:t>
          </w:r>
          <w:r>
            <w:rPr>
              <w:color w:val="000000"/>
            </w:rPr>
            <w:tab/>
            <w:t>7</w:t>
          </w:r>
          <w:r>
            <w:fldChar w:fldCharType="end"/>
          </w:r>
        </w:p>
        <w:p w14:paraId="2F195B22"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ksv4uv">
            <w:r>
              <w:rPr>
                <w:color w:val="000000"/>
              </w:rPr>
              <w:t>3.5.</w:t>
            </w:r>
          </w:hyperlink>
          <w:hyperlink w:anchor="_1ksv4uv">
            <w:r>
              <w:rPr>
                <w:rFonts w:ascii="Calibri" w:eastAsia="Calibri" w:hAnsi="Calibri" w:cs="Calibri"/>
                <w:color w:val="000000"/>
                <w:sz w:val="22"/>
                <w:szCs w:val="22"/>
              </w:rPr>
              <w:tab/>
            </w:r>
          </w:hyperlink>
          <w:r>
            <w:fldChar w:fldCharType="begin"/>
          </w:r>
          <w:r>
            <w:instrText xml:space="preserve"> PAGEREF _1ksv4uv \h </w:instrText>
          </w:r>
          <w:r>
            <w:fldChar w:fldCharType="separate"/>
          </w:r>
          <w:r>
            <w:rPr>
              <w:color w:val="000000"/>
            </w:rPr>
            <w:t>Other Organizations in the Area</w:t>
          </w:r>
          <w:r>
            <w:rPr>
              <w:color w:val="000000"/>
            </w:rPr>
            <w:tab/>
            <w:t>8</w:t>
          </w:r>
          <w:r>
            <w:fldChar w:fldCharType="end"/>
          </w:r>
        </w:p>
        <w:p w14:paraId="2F195B23"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4sinio">
            <w:r>
              <w:rPr>
                <w:color w:val="000000"/>
              </w:rPr>
              <w:t>3.6.</w:t>
            </w:r>
          </w:hyperlink>
          <w:hyperlink w:anchor="_44sinio">
            <w:r>
              <w:rPr>
                <w:rFonts w:ascii="Calibri" w:eastAsia="Calibri" w:hAnsi="Calibri" w:cs="Calibri"/>
                <w:color w:val="000000"/>
                <w:sz w:val="22"/>
                <w:szCs w:val="22"/>
              </w:rPr>
              <w:tab/>
            </w:r>
          </w:hyperlink>
          <w:r>
            <w:fldChar w:fldCharType="begin"/>
          </w:r>
          <w:r>
            <w:instrText xml:space="preserve"> PAGEREF _44sinio \h </w:instrText>
          </w:r>
          <w:r>
            <w:fldChar w:fldCharType="separate"/>
          </w:r>
          <w:r>
            <w:rPr>
              <w:color w:val="000000"/>
            </w:rPr>
            <w:t>Business Members / Sponsorships</w:t>
          </w:r>
          <w:r>
            <w:rPr>
              <w:color w:val="000000"/>
            </w:rPr>
            <w:tab/>
            <w:t>9</w:t>
          </w:r>
          <w:r>
            <w:fldChar w:fldCharType="end"/>
          </w:r>
        </w:p>
        <w:p w14:paraId="2F195B24"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2jxsxqh">
            <w:r>
              <w:rPr>
                <w:color w:val="000000"/>
              </w:rPr>
              <w:t>4.</w:t>
            </w:r>
          </w:hyperlink>
          <w:hyperlink w:anchor="_2jxsxqh">
            <w:r>
              <w:rPr>
                <w:rFonts w:ascii="Calibri" w:eastAsia="Calibri" w:hAnsi="Calibri" w:cs="Calibri"/>
                <w:color w:val="000000"/>
                <w:sz w:val="22"/>
                <w:szCs w:val="22"/>
              </w:rPr>
              <w:tab/>
            </w:r>
          </w:hyperlink>
          <w:r>
            <w:fldChar w:fldCharType="begin"/>
          </w:r>
          <w:r>
            <w:instrText xml:space="preserve"> PAGEREF _2jxsxqh \h </w:instrText>
          </w:r>
          <w:r>
            <w:fldChar w:fldCharType="separate"/>
          </w:r>
          <w:r>
            <w:rPr>
              <w:color w:val="000000"/>
            </w:rPr>
            <w:t>Our Programs and Services</w:t>
          </w:r>
          <w:r>
            <w:rPr>
              <w:color w:val="000000"/>
            </w:rPr>
            <w:tab/>
            <w:t>10</w:t>
          </w:r>
          <w:r>
            <w:fldChar w:fldCharType="end"/>
          </w:r>
        </w:p>
        <w:p w14:paraId="2F195B25"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z337ya">
            <w:r>
              <w:rPr>
                <w:color w:val="000000"/>
              </w:rPr>
              <w:t>4.1.</w:t>
            </w:r>
          </w:hyperlink>
          <w:hyperlink w:anchor="_z337ya">
            <w:r>
              <w:rPr>
                <w:rFonts w:ascii="Calibri" w:eastAsia="Calibri" w:hAnsi="Calibri" w:cs="Calibri"/>
                <w:color w:val="000000"/>
                <w:sz w:val="22"/>
                <w:szCs w:val="22"/>
              </w:rPr>
              <w:tab/>
            </w:r>
          </w:hyperlink>
          <w:r>
            <w:fldChar w:fldCharType="begin"/>
          </w:r>
          <w:r>
            <w:instrText xml:space="preserve"> PAGEREF _z337ya \h </w:instrText>
          </w:r>
          <w:r>
            <w:fldChar w:fldCharType="separate"/>
          </w:r>
          <w:r>
            <w:rPr>
              <w:color w:val="000000"/>
            </w:rPr>
            <w:t>Current Sports Programs</w:t>
          </w:r>
          <w:r>
            <w:rPr>
              <w:color w:val="000000"/>
            </w:rPr>
            <w:tab/>
            <w:t>10</w:t>
          </w:r>
          <w:r>
            <w:fldChar w:fldCharType="end"/>
          </w:r>
        </w:p>
        <w:p w14:paraId="2F195B26"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j2qqm3">
            <w:r>
              <w:rPr>
                <w:color w:val="000000"/>
              </w:rPr>
              <w:t>4.2.</w:t>
            </w:r>
          </w:hyperlink>
          <w:hyperlink w:anchor="_3j2qqm3">
            <w:r>
              <w:rPr>
                <w:rFonts w:ascii="Calibri" w:eastAsia="Calibri" w:hAnsi="Calibri" w:cs="Calibri"/>
                <w:color w:val="000000"/>
                <w:sz w:val="22"/>
                <w:szCs w:val="22"/>
              </w:rPr>
              <w:tab/>
            </w:r>
          </w:hyperlink>
          <w:r>
            <w:fldChar w:fldCharType="begin"/>
          </w:r>
          <w:r>
            <w:instrText xml:space="preserve"> PAGEREF _3j2qqm3 \h </w:instrText>
          </w:r>
          <w:r>
            <w:fldChar w:fldCharType="separate"/>
          </w:r>
          <w:r>
            <w:rPr>
              <w:color w:val="000000"/>
            </w:rPr>
            <w:t>Previous Sports Programs</w:t>
          </w:r>
          <w:r>
            <w:rPr>
              <w:color w:val="000000"/>
            </w:rPr>
            <w:tab/>
            <w:t>10</w:t>
          </w:r>
          <w:r>
            <w:fldChar w:fldCharType="end"/>
          </w:r>
        </w:p>
        <w:p w14:paraId="2F195B27"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y810tw">
            <w:r>
              <w:rPr>
                <w:color w:val="000000"/>
              </w:rPr>
              <w:t>4.3.</w:t>
            </w:r>
          </w:hyperlink>
          <w:hyperlink w:anchor="_1y810tw">
            <w:r>
              <w:rPr>
                <w:rFonts w:ascii="Calibri" w:eastAsia="Calibri" w:hAnsi="Calibri" w:cs="Calibri"/>
                <w:color w:val="000000"/>
                <w:sz w:val="22"/>
                <w:szCs w:val="22"/>
              </w:rPr>
              <w:tab/>
            </w:r>
          </w:hyperlink>
          <w:r>
            <w:fldChar w:fldCharType="begin"/>
          </w:r>
          <w:r>
            <w:instrText xml:space="preserve"> PAGEREF _1y810tw \h </w:instrText>
          </w:r>
          <w:r>
            <w:fldChar w:fldCharType="separate"/>
          </w:r>
          <w:r>
            <w:rPr>
              <w:color w:val="000000"/>
            </w:rPr>
            <w:t>Resourcing for Sports Programs</w:t>
          </w:r>
          <w:r>
            <w:rPr>
              <w:color w:val="000000"/>
            </w:rPr>
            <w:tab/>
            <w:t>10</w:t>
          </w:r>
          <w:r>
            <w:fldChar w:fldCharType="end"/>
          </w:r>
        </w:p>
        <w:p w14:paraId="2F195B28"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whwml4">
            <w:r>
              <w:rPr>
                <w:color w:val="000000"/>
              </w:rPr>
              <w:t>4.4.</w:t>
            </w:r>
          </w:hyperlink>
          <w:hyperlink w:anchor="_3whwml4">
            <w:r>
              <w:rPr>
                <w:rFonts w:ascii="Calibri" w:eastAsia="Calibri" w:hAnsi="Calibri" w:cs="Calibri"/>
                <w:color w:val="000000"/>
                <w:sz w:val="22"/>
                <w:szCs w:val="22"/>
              </w:rPr>
              <w:tab/>
            </w:r>
          </w:hyperlink>
          <w:r>
            <w:fldChar w:fldCharType="begin"/>
          </w:r>
          <w:r>
            <w:instrText xml:space="preserve"> PAGEREF _3whwml4 \h </w:instrText>
          </w:r>
          <w:r>
            <w:fldChar w:fldCharType="separate"/>
          </w:r>
          <w:r>
            <w:rPr>
              <w:color w:val="000000"/>
            </w:rPr>
            <w:t>Events</w:t>
          </w:r>
          <w:r>
            <w:rPr>
              <w:color w:val="000000"/>
            </w:rPr>
            <w:tab/>
            <w:t>11</w:t>
          </w:r>
          <w:r>
            <w:fldChar w:fldCharType="end"/>
          </w:r>
        </w:p>
        <w:p w14:paraId="2F195B29"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bn6wsx">
            <w:r>
              <w:rPr>
                <w:color w:val="000000"/>
              </w:rPr>
              <w:t>4.5.</w:t>
            </w:r>
          </w:hyperlink>
          <w:hyperlink w:anchor="_2bn6wsx">
            <w:r>
              <w:rPr>
                <w:rFonts w:ascii="Calibri" w:eastAsia="Calibri" w:hAnsi="Calibri" w:cs="Calibri"/>
                <w:color w:val="000000"/>
                <w:sz w:val="22"/>
                <w:szCs w:val="22"/>
              </w:rPr>
              <w:tab/>
            </w:r>
          </w:hyperlink>
          <w:r>
            <w:fldChar w:fldCharType="begin"/>
          </w:r>
          <w:r>
            <w:instrText xml:space="preserve"> PAGEREF _2bn6wsx \h </w:instrText>
          </w:r>
          <w:r>
            <w:fldChar w:fldCharType="separate"/>
          </w:r>
          <w:r>
            <w:rPr>
              <w:color w:val="000000"/>
            </w:rPr>
            <w:t>Other Services</w:t>
          </w:r>
          <w:r>
            <w:rPr>
              <w:color w:val="000000"/>
            </w:rPr>
            <w:tab/>
            <w:t>12</w:t>
          </w:r>
          <w:r>
            <w:fldChar w:fldCharType="end"/>
          </w:r>
        </w:p>
        <w:p w14:paraId="2F195B2A"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qsh70q">
            <w:r>
              <w:rPr>
                <w:color w:val="000000"/>
              </w:rPr>
              <w:t>5.</w:t>
            </w:r>
          </w:hyperlink>
          <w:hyperlink w:anchor="_qsh70q">
            <w:r>
              <w:rPr>
                <w:rFonts w:ascii="Calibri" w:eastAsia="Calibri" w:hAnsi="Calibri" w:cs="Calibri"/>
                <w:color w:val="000000"/>
                <w:sz w:val="22"/>
                <w:szCs w:val="22"/>
              </w:rPr>
              <w:tab/>
            </w:r>
          </w:hyperlink>
          <w:r>
            <w:fldChar w:fldCharType="begin"/>
          </w:r>
          <w:r>
            <w:instrText xml:space="preserve"> PAGEREF _qsh70q \h </w:instrText>
          </w:r>
          <w:r>
            <w:fldChar w:fldCharType="separate"/>
          </w:r>
          <w:r>
            <w:rPr>
              <w:color w:val="000000"/>
            </w:rPr>
            <w:t>Our People</w:t>
          </w:r>
          <w:r>
            <w:rPr>
              <w:color w:val="000000"/>
            </w:rPr>
            <w:tab/>
            <w:t>13</w:t>
          </w:r>
          <w:r>
            <w:fldChar w:fldCharType="end"/>
          </w:r>
        </w:p>
        <w:p w14:paraId="2F195B2B"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as4poj">
            <w:r>
              <w:rPr>
                <w:color w:val="000000"/>
              </w:rPr>
              <w:t>5.1.</w:t>
            </w:r>
          </w:hyperlink>
          <w:hyperlink w:anchor="_3as4poj">
            <w:r>
              <w:rPr>
                <w:rFonts w:ascii="Calibri" w:eastAsia="Calibri" w:hAnsi="Calibri" w:cs="Calibri"/>
                <w:color w:val="000000"/>
                <w:sz w:val="22"/>
                <w:szCs w:val="22"/>
              </w:rPr>
              <w:tab/>
            </w:r>
          </w:hyperlink>
          <w:r>
            <w:fldChar w:fldCharType="begin"/>
          </w:r>
          <w:r>
            <w:instrText xml:space="preserve"> PAGEREF _3as4poj \h </w:instrText>
          </w:r>
          <w:r>
            <w:fldChar w:fldCharType="separate"/>
          </w:r>
          <w:r>
            <w:rPr>
              <w:color w:val="000000"/>
            </w:rPr>
            <w:t>Directors</w:t>
          </w:r>
          <w:r>
            <w:rPr>
              <w:color w:val="000000"/>
            </w:rPr>
            <w:tab/>
            <w:t>13</w:t>
          </w:r>
          <w:r>
            <w:fldChar w:fldCharType="end"/>
          </w:r>
        </w:p>
        <w:p w14:paraId="2F195B2C"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pxezwc">
            <w:r>
              <w:rPr>
                <w:color w:val="000000"/>
              </w:rPr>
              <w:t>5.2.</w:t>
            </w:r>
          </w:hyperlink>
          <w:hyperlink w:anchor="_1pxezwc">
            <w:r>
              <w:rPr>
                <w:rFonts w:ascii="Calibri" w:eastAsia="Calibri" w:hAnsi="Calibri" w:cs="Calibri"/>
                <w:color w:val="000000"/>
                <w:sz w:val="22"/>
                <w:szCs w:val="22"/>
              </w:rPr>
              <w:tab/>
            </w:r>
          </w:hyperlink>
          <w:r>
            <w:fldChar w:fldCharType="begin"/>
          </w:r>
          <w:r>
            <w:instrText xml:space="preserve"> PAGEREF _1pxezwc \h </w:instrText>
          </w:r>
          <w:r>
            <w:fldChar w:fldCharType="separate"/>
          </w:r>
          <w:r>
            <w:rPr>
              <w:color w:val="000000"/>
            </w:rPr>
            <w:t>Executive Committee</w:t>
          </w:r>
          <w:r>
            <w:rPr>
              <w:color w:val="000000"/>
            </w:rPr>
            <w:tab/>
            <w:t>13</w:t>
          </w:r>
          <w:r>
            <w:fldChar w:fldCharType="end"/>
          </w:r>
        </w:p>
        <w:p w14:paraId="2F195B2D"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9x2ik5">
            <w:r>
              <w:rPr>
                <w:color w:val="000000"/>
              </w:rPr>
              <w:t>5.3.</w:t>
            </w:r>
          </w:hyperlink>
          <w:hyperlink w:anchor="_49x2ik5">
            <w:r>
              <w:rPr>
                <w:rFonts w:ascii="Calibri" w:eastAsia="Calibri" w:hAnsi="Calibri" w:cs="Calibri"/>
                <w:color w:val="000000"/>
                <w:sz w:val="22"/>
                <w:szCs w:val="22"/>
              </w:rPr>
              <w:tab/>
            </w:r>
          </w:hyperlink>
          <w:r>
            <w:fldChar w:fldCharType="begin"/>
          </w:r>
          <w:r>
            <w:instrText xml:space="preserve"> PAGEREF _49x2ik5 \h </w:instrText>
          </w:r>
          <w:r>
            <w:fldChar w:fldCharType="separate"/>
          </w:r>
          <w:r>
            <w:rPr>
              <w:color w:val="000000"/>
            </w:rPr>
            <w:t>Portfolio Chairs</w:t>
          </w:r>
          <w:r>
            <w:rPr>
              <w:color w:val="000000"/>
            </w:rPr>
            <w:tab/>
            <w:t>13</w:t>
          </w:r>
          <w:r>
            <w:fldChar w:fldCharType="end"/>
          </w:r>
        </w:p>
        <w:p w14:paraId="2F195B2E"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p2csry">
            <w:r>
              <w:rPr>
                <w:color w:val="000000"/>
              </w:rPr>
              <w:t>5.4.</w:t>
            </w:r>
          </w:hyperlink>
          <w:hyperlink w:anchor="_2p2csry">
            <w:r>
              <w:rPr>
                <w:rFonts w:ascii="Calibri" w:eastAsia="Calibri" w:hAnsi="Calibri" w:cs="Calibri"/>
                <w:color w:val="000000"/>
                <w:sz w:val="22"/>
                <w:szCs w:val="22"/>
              </w:rPr>
              <w:tab/>
            </w:r>
          </w:hyperlink>
          <w:r>
            <w:fldChar w:fldCharType="begin"/>
          </w:r>
          <w:r>
            <w:instrText xml:space="preserve"> PAGEREF _2p2csry \h </w:instrText>
          </w:r>
          <w:r>
            <w:fldChar w:fldCharType="separate"/>
          </w:r>
          <w:r>
            <w:rPr>
              <w:color w:val="000000"/>
            </w:rPr>
            <w:t>Committees and RACI</w:t>
          </w:r>
          <w:r>
            <w:rPr>
              <w:color w:val="000000"/>
            </w:rPr>
            <w:tab/>
            <w:t>14</w:t>
          </w:r>
          <w:r>
            <w:fldChar w:fldCharType="end"/>
          </w:r>
        </w:p>
        <w:p w14:paraId="2F195B2F"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47n2zr">
            <w:r>
              <w:rPr>
                <w:color w:val="000000"/>
              </w:rPr>
              <w:t>5.5.</w:t>
            </w:r>
          </w:hyperlink>
          <w:hyperlink w:anchor="_147n2zr">
            <w:r>
              <w:rPr>
                <w:rFonts w:ascii="Calibri" w:eastAsia="Calibri" w:hAnsi="Calibri" w:cs="Calibri"/>
                <w:color w:val="000000"/>
                <w:sz w:val="22"/>
                <w:szCs w:val="22"/>
              </w:rPr>
              <w:tab/>
            </w:r>
          </w:hyperlink>
          <w:r>
            <w:fldChar w:fldCharType="begin"/>
          </w:r>
          <w:r>
            <w:instrText xml:space="preserve"> PAGEREF _147n2zr \h </w:instrText>
          </w:r>
          <w:r>
            <w:fldChar w:fldCharType="separate"/>
          </w:r>
          <w:r>
            <w:rPr>
              <w:color w:val="000000"/>
            </w:rPr>
            <w:t>Volunteers</w:t>
          </w:r>
          <w:r>
            <w:rPr>
              <w:color w:val="000000"/>
            </w:rPr>
            <w:tab/>
            <w:t>14</w:t>
          </w:r>
          <w:r>
            <w:fldChar w:fldCharType="end"/>
          </w:r>
        </w:p>
        <w:p w14:paraId="2F195B30"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o7alnk">
            <w:r>
              <w:rPr>
                <w:color w:val="000000"/>
              </w:rPr>
              <w:t>5.6.</w:t>
            </w:r>
          </w:hyperlink>
          <w:hyperlink w:anchor="_3o7alnk">
            <w:r>
              <w:rPr>
                <w:rFonts w:ascii="Calibri" w:eastAsia="Calibri" w:hAnsi="Calibri" w:cs="Calibri"/>
                <w:color w:val="000000"/>
                <w:sz w:val="22"/>
                <w:szCs w:val="22"/>
              </w:rPr>
              <w:tab/>
            </w:r>
          </w:hyperlink>
          <w:r>
            <w:fldChar w:fldCharType="begin"/>
          </w:r>
          <w:r>
            <w:instrText xml:space="preserve"> PAGEREF _3o7alnk \h </w:instrText>
          </w:r>
          <w:r>
            <w:fldChar w:fldCharType="separate"/>
          </w:r>
          <w:r>
            <w:rPr>
              <w:color w:val="000000"/>
            </w:rPr>
            <w:t>Recruitment and Succession Planning</w:t>
          </w:r>
          <w:r>
            <w:rPr>
              <w:color w:val="000000"/>
            </w:rPr>
            <w:tab/>
            <w:t>15</w:t>
          </w:r>
          <w:r>
            <w:fldChar w:fldCharType="end"/>
          </w:r>
        </w:p>
        <w:p w14:paraId="2F195B31"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3ckvvd">
            <w:r>
              <w:rPr>
                <w:color w:val="000000"/>
              </w:rPr>
              <w:t>5.7.</w:t>
            </w:r>
          </w:hyperlink>
          <w:hyperlink w:anchor="_23ckvvd">
            <w:r>
              <w:rPr>
                <w:rFonts w:ascii="Calibri" w:eastAsia="Calibri" w:hAnsi="Calibri" w:cs="Calibri"/>
                <w:color w:val="000000"/>
                <w:sz w:val="22"/>
                <w:szCs w:val="22"/>
              </w:rPr>
              <w:tab/>
            </w:r>
          </w:hyperlink>
          <w:r>
            <w:fldChar w:fldCharType="begin"/>
          </w:r>
          <w:r>
            <w:instrText xml:space="preserve"> PAGEREF _23ckvvd \h </w:instrText>
          </w:r>
          <w:r>
            <w:fldChar w:fldCharType="separate"/>
          </w:r>
          <w:r>
            <w:rPr>
              <w:color w:val="000000"/>
            </w:rPr>
            <w:t>Staff</w:t>
          </w:r>
          <w:r>
            <w:rPr>
              <w:color w:val="000000"/>
            </w:rPr>
            <w:tab/>
            <w:t>16</w:t>
          </w:r>
          <w:r>
            <w:fldChar w:fldCharType="end"/>
          </w:r>
        </w:p>
        <w:p w14:paraId="2F195B32"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ihv636">
            <w:r>
              <w:rPr>
                <w:color w:val="000000"/>
              </w:rPr>
              <w:t>5.8.</w:t>
            </w:r>
          </w:hyperlink>
          <w:hyperlink w:anchor="_ihv636">
            <w:r>
              <w:rPr>
                <w:rFonts w:ascii="Calibri" w:eastAsia="Calibri" w:hAnsi="Calibri" w:cs="Calibri"/>
                <w:color w:val="000000"/>
                <w:sz w:val="22"/>
                <w:szCs w:val="22"/>
              </w:rPr>
              <w:tab/>
            </w:r>
          </w:hyperlink>
          <w:r>
            <w:fldChar w:fldCharType="begin"/>
          </w:r>
          <w:r>
            <w:instrText xml:space="preserve"> PAGEREF _ihv636 \h </w:instrText>
          </w:r>
          <w:r>
            <w:fldChar w:fldCharType="separate"/>
          </w:r>
          <w:r>
            <w:rPr>
              <w:color w:val="000000"/>
            </w:rPr>
            <w:t>Organizational Chart</w:t>
          </w:r>
          <w:r>
            <w:rPr>
              <w:color w:val="000000"/>
            </w:rPr>
            <w:tab/>
            <w:t>16</w:t>
          </w:r>
          <w:r>
            <w:fldChar w:fldCharType="end"/>
          </w:r>
        </w:p>
        <w:p w14:paraId="2F195B33"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2hioqz">
            <w:r>
              <w:rPr>
                <w:color w:val="000000"/>
              </w:rPr>
              <w:t>5.9.</w:t>
            </w:r>
          </w:hyperlink>
          <w:hyperlink w:anchor="_32hioqz">
            <w:r>
              <w:rPr>
                <w:rFonts w:ascii="Calibri" w:eastAsia="Calibri" w:hAnsi="Calibri" w:cs="Calibri"/>
                <w:color w:val="000000"/>
                <w:sz w:val="22"/>
                <w:szCs w:val="22"/>
              </w:rPr>
              <w:tab/>
            </w:r>
          </w:hyperlink>
          <w:r>
            <w:fldChar w:fldCharType="begin"/>
          </w:r>
          <w:r>
            <w:instrText xml:space="preserve"> PAGEREF _32hioqz \h </w:instrText>
          </w:r>
          <w:r>
            <w:fldChar w:fldCharType="separate"/>
          </w:r>
          <w:r>
            <w:rPr>
              <w:color w:val="000000"/>
            </w:rPr>
            <w:t>Outsourcing and external support</w:t>
          </w:r>
          <w:r>
            <w:rPr>
              <w:color w:val="000000"/>
            </w:rPr>
            <w:tab/>
            <w:t>17</w:t>
          </w:r>
          <w:r>
            <w:fldChar w:fldCharType="end"/>
          </w:r>
        </w:p>
        <w:p w14:paraId="2F195B34"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1hmsyys">
            <w:r>
              <w:rPr>
                <w:color w:val="000000"/>
              </w:rPr>
              <w:t>6.</w:t>
            </w:r>
          </w:hyperlink>
          <w:hyperlink w:anchor="_1hmsyys">
            <w:r>
              <w:rPr>
                <w:rFonts w:ascii="Calibri" w:eastAsia="Calibri" w:hAnsi="Calibri" w:cs="Calibri"/>
                <w:color w:val="000000"/>
                <w:sz w:val="22"/>
                <w:szCs w:val="22"/>
              </w:rPr>
              <w:tab/>
            </w:r>
          </w:hyperlink>
          <w:r>
            <w:fldChar w:fldCharType="begin"/>
          </w:r>
          <w:r>
            <w:instrText xml:space="preserve"> PAGEREF _1hmsyys \h </w:instrText>
          </w:r>
          <w:r>
            <w:fldChar w:fldCharType="separate"/>
          </w:r>
          <w:r>
            <w:rPr>
              <w:color w:val="000000"/>
            </w:rPr>
            <w:t>Our Story</w:t>
          </w:r>
          <w:r>
            <w:rPr>
              <w:color w:val="000000"/>
            </w:rPr>
            <w:tab/>
            <w:t>18</w:t>
          </w:r>
          <w:r>
            <w:fldChar w:fldCharType="end"/>
          </w:r>
        </w:p>
        <w:p w14:paraId="2F195B35"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1mghml">
            <w:r>
              <w:rPr>
                <w:color w:val="000000"/>
              </w:rPr>
              <w:t>6.1.</w:t>
            </w:r>
          </w:hyperlink>
          <w:hyperlink w:anchor="_41mghml">
            <w:r>
              <w:rPr>
                <w:rFonts w:ascii="Calibri" w:eastAsia="Calibri" w:hAnsi="Calibri" w:cs="Calibri"/>
                <w:color w:val="000000"/>
                <w:sz w:val="22"/>
                <w:szCs w:val="22"/>
              </w:rPr>
              <w:tab/>
            </w:r>
          </w:hyperlink>
          <w:r>
            <w:fldChar w:fldCharType="begin"/>
          </w:r>
          <w:r>
            <w:instrText xml:space="preserve"> PAGEREF _41mghml \h </w:instrText>
          </w:r>
          <w:r>
            <w:fldChar w:fldCharType="separate"/>
          </w:r>
          <w:r>
            <w:rPr>
              <w:color w:val="000000"/>
            </w:rPr>
            <w:t>Internal Communication</w:t>
          </w:r>
          <w:r>
            <w:rPr>
              <w:color w:val="000000"/>
            </w:rPr>
            <w:tab/>
            <w:t>18</w:t>
          </w:r>
          <w:r>
            <w:fldChar w:fldCharType="end"/>
          </w:r>
        </w:p>
        <w:p w14:paraId="2F195B36"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grqrue">
            <w:r>
              <w:rPr>
                <w:color w:val="000000"/>
              </w:rPr>
              <w:t>6.2.</w:t>
            </w:r>
          </w:hyperlink>
          <w:hyperlink w:anchor="_2grqrue">
            <w:r>
              <w:rPr>
                <w:rFonts w:ascii="Calibri" w:eastAsia="Calibri" w:hAnsi="Calibri" w:cs="Calibri"/>
                <w:color w:val="000000"/>
                <w:sz w:val="22"/>
                <w:szCs w:val="22"/>
              </w:rPr>
              <w:tab/>
            </w:r>
          </w:hyperlink>
          <w:r>
            <w:fldChar w:fldCharType="begin"/>
          </w:r>
          <w:r>
            <w:instrText xml:space="preserve"> PAGEREF _2grqrue \h </w:instrText>
          </w:r>
          <w:r>
            <w:fldChar w:fldCharType="separate"/>
          </w:r>
          <w:r>
            <w:rPr>
              <w:color w:val="000000"/>
            </w:rPr>
            <w:t>External Communication</w:t>
          </w:r>
          <w:r>
            <w:rPr>
              <w:color w:val="000000"/>
            </w:rPr>
            <w:tab/>
            <w:t>18</w:t>
          </w:r>
          <w:r>
            <w:fldChar w:fldCharType="end"/>
          </w:r>
        </w:p>
        <w:p w14:paraId="2F195B37"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vx1227">
            <w:r>
              <w:rPr>
                <w:color w:val="000000"/>
              </w:rPr>
              <w:t>6.3.</w:t>
            </w:r>
          </w:hyperlink>
          <w:hyperlink w:anchor="_vx1227">
            <w:r>
              <w:rPr>
                <w:rFonts w:ascii="Calibri" w:eastAsia="Calibri" w:hAnsi="Calibri" w:cs="Calibri"/>
                <w:color w:val="000000"/>
                <w:sz w:val="22"/>
                <w:szCs w:val="22"/>
              </w:rPr>
              <w:tab/>
            </w:r>
          </w:hyperlink>
          <w:r>
            <w:fldChar w:fldCharType="begin"/>
          </w:r>
          <w:r>
            <w:instrText xml:space="preserve"> PAGEREF _vx1227 \h </w:instrText>
          </w:r>
          <w:r>
            <w:fldChar w:fldCharType="separate"/>
          </w:r>
          <w:r>
            <w:rPr>
              <w:color w:val="000000"/>
            </w:rPr>
            <w:t>Marketing and Communications</w:t>
          </w:r>
          <w:r>
            <w:rPr>
              <w:color w:val="000000"/>
            </w:rPr>
            <w:tab/>
            <w:t>19</w:t>
          </w:r>
          <w:r>
            <w:fldChar w:fldCharType="end"/>
          </w:r>
        </w:p>
        <w:p w14:paraId="2F195B38"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3fwokq0">
            <w:r>
              <w:rPr>
                <w:color w:val="000000"/>
              </w:rPr>
              <w:t>7.</w:t>
            </w:r>
          </w:hyperlink>
          <w:hyperlink w:anchor="_3fwokq0">
            <w:r>
              <w:rPr>
                <w:rFonts w:ascii="Calibri" w:eastAsia="Calibri" w:hAnsi="Calibri" w:cs="Calibri"/>
                <w:color w:val="000000"/>
                <w:sz w:val="22"/>
                <w:szCs w:val="22"/>
              </w:rPr>
              <w:tab/>
            </w:r>
          </w:hyperlink>
          <w:r>
            <w:fldChar w:fldCharType="begin"/>
          </w:r>
          <w:r>
            <w:instrText xml:space="preserve"> PAGEREF _3fwokq0 \h </w:instrText>
          </w:r>
          <w:r>
            <w:fldChar w:fldCharType="separate"/>
          </w:r>
          <w:r>
            <w:rPr>
              <w:color w:val="000000"/>
            </w:rPr>
            <w:t>Asset Management Planning</w:t>
          </w:r>
          <w:r>
            <w:rPr>
              <w:color w:val="000000"/>
            </w:rPr>
            <w:tab/>
            <w:t>20</w:t>
          </w:r>
          <w:r>
            <w:fldChar w:fldCharType="end"/>
          </w:r>
        </w:p>
        <w:p w14:paraId="2F195B39"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v1yuxt">
            <w:r>
              <w:rPr>
                <w:color w:val="000000"/>
              </w:rPr>
              <w:t>7.1.</w:t>
            </w:r>
          </w:hyperlink>
          <w:hyperlink w:anchor="_1v1yuxt">
            <w:r>
              <w:rPr>
                <w:rFonts w:ascii="Calibri" w:eastAsia="Calibri" w:hAnsi="Calibri" w:cs="Calibri"/>
                <w:color w:val="000000"/>
                <w:sz w:val="22"/>
                <w:szCs w:val="22"/>
              </w:rPr>
              <w:tab/>
            </w:r>
          </w:hyperlink>
          <w:r>
            <w:fldChar w:fldCharType="begin"/>
          </w:r>
          <w:r>
            <w:instrText xml:space="preserve"> PAGEREF _1v1yuxt \h </w:instrText>
          </w:r>
          <w:r>
            <w:fldChar w:fldCharType="separate"/>
          </w:r>
          <w:r>
            <w:rPr>
              <w:color w:val="000000"/>
            </w:rPr>
            <w:t>Our Facility</w:t>
          </w:r>
          <w:r>
            <w:rPr>
              <w:color w:val="000000"/>
            </w:rPr>
            <w:tab/>
            <w:t>20</w:t>
          </w:r>
          <w:r>
            <w:fldChar w:fldCharType="end"/>
          </w:r>
        </w:p>
        <w:p w14:paraId="2F195B3A"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f1mdlm">
            <w:r>
              <w:rPr>
                <w:color w:val="000000"/>
              </w:rPr>
              <w:t>7.2.</w:t>
            </w:r>
          </w:hyperlink>
          <w:hyperlink w:anchor="_4f1mdlm">
            <w:r>
              <w:rPr>
                <w:rFonts w:ascii="Calibri" w:eastAsia="Calibri" w:hAnsi="Calibri" w:cs="Calibri"/>
                <w:color w:val="000000"/>
                <w:sz w:val="22"/>
                <w:szCs w:val="22"/>
              </w:rPr>
              <w:tab/>
            </w:r>
          </w:hyperlink>
          <w:r>
            <w:fldChar w:fldCharType="begin"/>
          </w:r>
          <w:r>
            <w:instrText xml:space="preserve"> PAGEREF _4f1mdlm \h </w:instrText>
          </w:r>
          <w:r>
            <w:fldChar w:fldCharType="separate"/>
          </w:r>
          <w:r>
            <w:rPr>
              <w:color w:val="000000"/>
            </w:rPr>
            <w:t>Lifecycle Maintenance</w:t>
          </w:r>
          <w:r>
            <w:rPr>
              <w:color w:val="000000"/>
            </w:rPr>
            <w:tab/>
            <w:t>20</w:t>
          </w:r>
          <w:r>
            <w:fldChar w:fldCharType="end"/>
          </w:r>
        </w:p>
        <w:p w14:paraId="2F195B3B"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u6wntf">
            <w:r>
              <w:rPr>
                <w:color w:val="000000"/>
              </w:rPr>
              <w:t>7.2.1.</w:t>
            </w:r>
          </w:hyperlink>
          <w:hyperlink w:anchor="_2u6wntf">
            <w:r>
              <w:rPr>
                <w:rFonts w:ascii="Calibri" w:eastAsia="Calibri" w:hAnsi="Calibri" w:cs="Calibri"/>
                <w:color w:val="000000"/>
                <w:sz w:val="22"/>
                <w:szCs w:val="22"/>
              </w:rPr>
              <w:tab/>
            </w:r>
          </w:hyperlink>
          <w:r>
            <w:fldChar w:fldCharType="begin"/>
          </w:r>
          <w:r>
            <w:instrText xml:space="preserve"> PAGEREF _2u6wntf \h </w:instrText>
          </w:r>
          <w:r>
            <w:fldChar w:fldCharType="separate"/>
          </w:r>
          <w:r>
            <w:rPr>
              <w:color w:val="000000"/>
            </w:rPr>
            <w:t>Annual Facility Maintenance:</w:t>
          </w:r>
          <w:r>
            <w:rPr>
              <w:color w:val="000000"/>
            </w:rPr>
            <w:tab/>
            <w:t>20</w:t>
          </w:r>
          <w:r>
            <w:fldChar w:fldCharType="end"/>
          </w:r>
        </w:p>
        <w:p w14:paraId="2F195B3C"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9c6y18">
            <w:r>
              <w:rPr>
                <w:color w:val="000000"/>
              </w:rPr>
              <w:t>7.2.2.</w:t>
            </w:r>
          </w:hyperlink>
          <w:hyperlink w:anchor="_19c6y18">
            <w:r>
              <w:rPr>
                <w:rFonts w:ascii="Calibri" w:eastAsia="Calibri" w:hAnsi="Calibri" w:cs="Calibri"/>
                <w:color w:val="000000"/>
                <w:sz w:val="22"/>
                <w:szCs w:val="22"/>
              </w:rPr>
              <w:tab/>
            </w:r>
          </w:hyperlink>
          <w:r>
            <w:fldChar w:fldCharType="begin"/>
          </w:r>
          <w:r>
            <w:instrText xml:space="preserve"> PAGEREF _19c6y18 \h </w:instrText>
          </w:r>
          <w:r>
            <w:fldChar w:fldCharType="separate"/>
          </w:r>
          <w:r>
            <w:rPr>
              <w:color w:val="000000"/>
            </w:rPr>
            <w:t>Annual Landscape Maintenance:</w:t>
          </w:r>
          <w:r>
            <w:rPr>
              <w:color w:val="000000"/>
            </w:rPr>
            <w:tab/>
            <w:t>21</w:t>
          </w:r>
          <w:r>
            <w:fldChar w:fldCharType="end"/>
          </w:r>
        </w:p>
        <w:p w14:paraId="2F195B3D"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tbugp1">
            <w:r>
              <w:rPr>
                <w:color w:val="000000"/>
              </w:rPr>
              <w:t>7.2.3.</w:t>
            </w:r>
          </w:hyperlink>
          <w:hyperlink w:anchor="_3tbugp1">
            <w:r>
              <w:rPr>
                <w:rFonts w:ascii="Calibri" w:eastAsia="Calibri" w:hAnsi="Calibri" w:cs="Calibri"/>
                <w:color w:val="000000"/>
                <w:sz w:val="22"/>
                <w:szCs w:val="22"/>
              </w:rPr>
              <w:tab/>
            </w:r>
          </w:hyperlink>
          <w:r>
            <w:fldChar w:fldCharType="begin"/>
          </w:r>
          <w:r>
            <w:instrText xml:space="preserve"> PAGEREF _3tbugp1 \h </w:instrText>
          </w:r>
          <w:r>
            <w:fldChar w:fldCharType="separate"/>
          </w:r>
          <w:r>
            <w:rPr>
              <w:color w:val="000000"/>
            </w:rPr>
            <w:t>Long Term Facility Maintenance:</w:t>
          </w:r>
          <w:r>
            <w:rPr>
              <w:color w:val="000000"/>
            </w:rPr>
            <w:tab/>
            <w:t>21</w:t>
          </w:r>
          <w:r>
            <w:fldChar w:fldCharType="end"/>
          </w:r>
        </w:p>
        <w:p w14:paraId="2F195B3E"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8h4qwu">
            <w:r>
              <w:rPr>
                <w:color w:val="000000"/>
              </w:rPr>
              <w:t>7.2.4.</w:t>
            </w:r>
          </w:hyperlink>
          <w:hyperlink w:anchor="_28h4qwu">
            <w:r>
              <w:rPr>
                <w:rFonts w:ascii="Calibri" w:eastAsia="Calibri" w:hAnsi="Calibri" w:cs="Calibri"/>
                <w:color w:val="000000"/>
                <w:sz w:val="22"/>
                <w:szCs w:val="22"/>
              </w:rPr>
              <w:tab/>
            </w:r>
          </w:hyperlink>
          <w:r>
            <w:fldChar w:fldCharType="begin"/>
          </w:r>
          <w:r>
            <w:instrText xml:space="preserve"> PAGEREF _28h4qwu \h </w:instrText>
          </w:r>
          <w:r>
            <w:fldChar w:fldCharType="separate"/>
          </w:r>
          <w:r>
            <w:rPr>
              <w:color w:val="000000"/>
            </w:rPr>
            <w:t>Total of all Maintenance Costs</w:t>
          </w:r>
          <w:r>
            <w:rPr>
              <w:color w:val="000000"/>
            </w:rPr>
            <w:tab/>
            <w:t>21</w:t>
          </w:r>
          <w:r>
            <w:fldChar w:fldCharType="end"/>
          </w:r>
        </w:p>
        <w:p w14:paraId="2F195B3F"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nmf14n">
            <w:r>
              <w:rPr>
                <w:color w:val="000000"/>
              </w:rPr>
              <w:t>7.3.</w:t>
            </w:r>
          </w:hyperlink>
          <w:hyperlink w:anchor="_nmf14n">
            <w:r>
              <w:rPr>
                <w:rFonts w:ascii="Calibri" w:eastAsia="Calibri" w:hAnsi="Calibri" w:cs="Calibri"/>
                <w:color w:val="000000"/>
                <w:sz w:val="22"/>
                <w:szCs w:val="22"/>
              </w:rPr>
              <w:tab/>
            </w:r>
          </w:hyperlink>
          <w:r>
            <w:fldChar w:fldCharType="begin"/>
          </w:r>
          <w:r>
            <w:instrText xml:space="preserve"> PAGEREF _nmf14n \h </w:instrText>
          </w:r>
          <w:r>
            <w:fldChar w:fldCharType="separate"/>
          </w:r>
          <w:r>
            <w:rPr>
              <w:color w:val="000000"/>
            </w:rPr>
            <w:t>Facility Usage and Growth</w:t>
          </w:r>
          <w:r>
            <w:rPr>
              <w:color w:val="000000"/>
            </w:rPr>
            <w:tab/>
            <w:t>21</w:t>
          </w:r>
          <w:r>
            <w:fldChar w:fldCharType="end"/>
          </w:r>
        </w:p>
        <w:p w14:paraId="2F195B40"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7m2jsg">
            <w:r>
              <w:rPr>
                <w:color w:val="000000"/>
              </w:rPr>
              <w:t>7.4.</w:t>
            </w:r>
          </w:hyperlink>
          <w:hyperlink w:anchor="_37m2jsg">
            <w:r>
              <w:rPr>
                <w:rFonts w:ascii="Calibri" w:eastAsia="Calibri" w:hAnsi="Calibri" w:cs="Calibri"/>
                <w:color w:val="000000"/>
                <w:sz w:val="22"/>
                <w:szCs w:val="22"/>
              </w:rPr>
              <w:tab/>
            </w:r>
          </w:hyperlink>
          <w:r>
            <w:fldChar w:fldCharType="begin"/>
          </w:r>
          <w:r>
            <w:instrText xml:space="preserve"> PAGEREF _37m2jsg \h </w:instrText>
          </w:r>
          <w:r>
            <w:fldChar w:fldCharType="separate"/>
          </w:r>
          <w:r>
            <w:rPr>
              <w:color w:val="000000"/>
            </w:rPr>
            <w:t xml:space="preserve">Community Ice Rink Major Capital Plan  </w:t>
          </w:r>
          <w:r>
            <w:rPr>
              <w:color w:val="000000"/>
            </w:rPr>
            <w:tab/>
            <w:t>22</w:t>
          </w:r>
          <w:r>
            <w:fldChar w:fldCharType="end"/>
          </w:r>
        </w:p>
        <w:p w14:paraId="2F195B41"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mrcu09">
            <w:r>
              <w:rPr>
                <w:color w:val="000000"/>
              </w:rPr>
              <w:t>7.5.</w:t>
            </w:r>
          </w:hyperlink>
          <w:hyperlink w:anchor="_1mrcu09">
            <w:r>
              <w:rPr>
                <w:rFonts w:ascii="Calibri" w:eastAsia="Calibri" w:hAnsi="Calibri" w:cs="Calibri"/>
                <w:color w:val="000000"/>
                <w:sz w:val="22"/>
                <w:szCs w:val="22"/>
              </w:rPr>
              <w:tab/>
            </w:r>
          </w:hyperlink>
          <w:r>
            <w:fldChar w:fldCharType="begin"/>
          </w:r>
          <w:r>
            <w:instrText xml:space="preserve"> PAGEREF _1mrcu09 \h </w:instrText>
          </w:r>
          <w:r>
            <w:fldChar w:fldCharType="separate"/>
          </w:r>
          <w:r>
            <w:rPr>
              <w:color w:val="000000"/>
            </w:rPr>
            <w:t>Subleases and Rentals</w:t>
          </w:r>
          <w:r>
            <w:rPr>
              <w:color w:val="000000"/>
            </w:rPr>
            <w:tab/>
            <w:t>22</w:t>
          </w:r>
          <w:r>
            <w:fldChar w:fldCharType="end"/>
          </w:r>
        </w:p>
        <w:p w14:paraId="2F195B42"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46r0co2">
            <w:r>
              <w:rPr>
                <w:color w:val="000000"/>
              </w:rPr>
              <w:t>8.</w:t>
            </w:r>
          </w:hyperlink>
          <w:hyperlink w:anchor="_46r0co2">
            <w:r>
              <w:rPr>
                <w:rFonts w:ascii="Calibri" w:eastAsia="Calibri" w:hAnsi="Calibri" w:cs="Calibri"/>
                <w:color w:val="000000"/>
                <w:sz w:val="22"/>
                <w:szCs w:val="22"/>
              </w:rPr>
              <w:tab/>
            </w:r>
          </w:hyperlink>
          <w:r>
            <w:fldChar w:fldCharType="begin"/>
          </w:r>
          <w:r>
            <w:instrText xml:space="preserve"> PAGEREF _46r0co2 \h </w:instrText>
          </w:r>
          <w:r>
            <w:fldChar w:fldCharType="separate"/>
          </w:r>
          <w:r>
            <w:rPr>
              <w:color w:val="000000"/>
            </w:rPr>
            <w:t xml:space="preserve">Finances </w:t>
          </w:r>
          <w:r>
            <w:rPr>
              <w:color w:val="000000"/>
            </w:rPr>
            <w:tab/>
            <w:t>23</w:t>
          </w:r>
          <w:r>
            <w:fldChar w:fldCharType="end"/>
          </w:r>
        </w:p>
        <w:p w14:paraId="2F195B43"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lwamvv">
            <w:r>
              <w:rPr>
                <w:color w:val="000000"/>
              </w:rPr>
              <w:t>8.1.</w:t>
            </w:r>
          </w:hyperlink>
          <w:hyperlink w:anchor="_2lwamvv">
            <w:r>
              <w:rPr>
                <w:rFonts w:ascii="Calibri" w:eastAsia="Calibri" w:hAnsi="Calibri" w:cs="Calibri"/>
                <w:color w:val="000000"/>
                <w:sz w:val="22"/>
                <w:szCs w:val="22"/>
              </w:rPr>
              <w:tab/>
            </w:r>
          </w:hyperlink>
          <w:r>
            <w:fldChar w:fldCharType="begin"/>
          </w:r>
          <w:r>
            <w:instrText xml:space="preserve"> PAGEREF _2lwamvv \h </w:instrText>
          </w:r>
          <w:r>
            <w:fldChar w:fldCharType="separate"/>
          </w:r>
          <w:r>
            <w:rPr>
              <w:color w:val="000000"/>
            </w:rPr>
            <w:t>Financial Practices</w:t>
          </w:r>
          <w:r>
            <w:rPr>
              <w:color w:val="000000"/>
            </w:rPr>
            <w:tab/>
            <w:t>23</w:t>
          </w:r>
          <w:r>
            <w:fldChar w:fldCharType="end"/>
          </w:r>
        </w:p>
        <w:p w14:paraId="2F195B44"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11kx3o">
            <w:r>
              <w:rPr>
                <w:color w:val="000000"/>
              </w:rPr>
              <w:t>8.2.</w:t>
            </w:r>
          </w:hyperlink>
          <w:hyperlink w:anchor="_111kx3o">
            <w:r>
              <w:rPr>
                <w:rFonts w:ascii="Calibri" w:eastAsia="Calibri" w:hAnsi="Calibri" w:cs="Calibri"/>
                <w:color w:val="000000"/>
                <w:sz w:val="22"/>
                <w:szCs w:val="22"/>
              </w:rPr>
              <w:tab/>
            </w:r>
          </w:hyperlink>
          <w:r>
            <w:fldChar w:fldCharType="begin"/>
          </w:r>
          <w:r>
            <w:instrText xml:space="preserve"> PAGEREF _111kx3o \h </w:instrText>
          </w:r>
          <w:r>
            <w:fldChar w:fldCharType="separate"/>
          </w:r>
          <w:r>
            <w:rPr>
              <w:color w:val="000000"/>
            </w:rPr>
            <w:t>Operating Revenues and Expenses</w:t>
          </w:r>
          <w:r>
            <w:rPr>
              <w:color w:val="000000"/>
            </w:rPr>
            <w:tab/>
            <w:t>23</w:t>
          </w:r>
          <w:r>
            <w:fldChar w:fldCharType="end"/>
          </w:r>
        </w:p>
        <w:p w14:paraId="2F195B45"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l18frh">
            <w:r>
              <w:rPr>
                <w:color w:val="000000"/>
              </w:rPr>
              <w:t>8.3.</w:t>
            </w:r>
          </w:hyperlink>
          <w:hyperlink w:anchor="_3l18frh">
            <w:r>
              <w:rPr>
                <w:rFonts w:ascii="Calibri" w:eastAsia="Calibri" w:hAnsi="Calibri" w:cs="Calibri"/>
                <w:color w:val="000000"/>
                <w:sz w:val="22"/>
                <w:szCs w:val="22"/>
              </w:rPr>
              <w:tab/>
            </w:r>
          </w:hyperlink>
          <w:r>
            <w:fldChar w:fldCharType="begin"/>
          </w:r>
          <w:r>
            <w:instrText xml:space="preserve"> PAGEREF _3l18frh \h </w:instrText>
          </w:r>
          <w:r>
            <w:fldChar w:fldCharType="separate"/>
          </w:r>
          <w:r>
            <w:rPr>
              <w:color w:val="000000"/>
            </w:rPr>
            <w:t>Gaming Proceeds</w:t>
          </w:r>
          <w:r>
            <w:rPr>
              <w:color w:val="000000"/>
            </w:rPr>
            <w:tab/>
            <w:t>24</w:t>
          </w:r>
          <w:r>
            <w:fldChar w:fldCharType="end"/>
          </w:r>
        </w:p>
        <w:p w14:paraId="2F195B46"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06ipza">
            <w:r>
              <w:rPr>
                <w:color w:val="000000"/>
              </w:rPr>
              <w:t>8.4.</w:t>
            </w:r>
          </w:hyperlink>
          <w:hyperlink w:anchor="_206ipza">
            <w:r>
              <w:rPr>
                <w:rFonts w:ascii="Calibri" w:eastAsia="Calibri" w:hAnsi="Calibri" w:cs="Calibri"/>
                <w:color w:val="000000"/>
                <w:sz w:val="22"/>
                <w:szCs w:val="22"/>
              </w:rPr>
              <w:tab/>
            </w:r>
          </w:hyperlink>
          <w:r>
            <w:fldChar w:fldCharType="begin"/>
          </w:r>
          <w:r>
            <w:instrText xml:space="preserve"> PAGEREF _206ipza \h </w:instrText>
          </w:r>
          <w:r>
            <w:fldChar w:fldCharType="separate"/>
          </w:r>
          <w:r>
            <w:rPr>
              <w:color w:val="000000"/>
            </w:rPr>
            <w:t>Capital Projects</w:t>
          </w:r>
          <w:r>
            <w:rPr>
              <w:color w:val="000000"/>
            </w:rPr>
            <w:tab/>
            <w:t>24</w:t>
          </w:r>
          <w:r>
            <w:fldChar w:fldCharType="end"/>
          </w:r>
        </w:p>
        <w:p w14:paraId="2F195B47"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k668n3">
            <w:r>
              <w:rPr>
                <w:color w:val="000000"/>
              </w:rPr>
              <w:t>8.4.1.</w:t>
            </w:r>
          </w:hyperlink>
          <w:hyperlink w:anchor="_4k668n3">
            <w:r>
              <w:rPr>
                <w:rFonts w:ascii="Calibri" w:eastAsia="Calibri" w:hAnsi="Calibri" w:cs="Calibri"/>
                <w:color w:val="000000"/>
                <w:sz w:val="22"/>
                <w:szCs w:val="22"/>
              </w:rPr>
              <w:tab/>
            </w:r>
          </w:hyperlink>
          <w:r>
            <w:fldChar w:fldCharType="begin"/>
          </w:r>
          <w:r>
            <w:instrText xml:space="preserve"> PAGEREF _4k668n3 \h </w:instrText>
          </w:r>
          <w:r>
            <w:fldChar w:fldCharType="separate"/>
          </w:r>
          <w:r>
            <w:rPr>
              <w:color w:val="000000"/>
            </w:rPr>
            <w:t>Phase 2 Improvements to RRROCA Park</w:t>
          </w:r>
          <w:r>
            <w:rPr>
              <w:color w:val="000000"/>
            </w:rPr>
            <w:tab/>
            <w:t>25</w:t>
          </w:r>
          <w:r>
            <w:fldChar w:fldCharType="end"/>
          </w:r>
        </w:p>
        <w:p w14:paraId="2F195B48"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zbgiuw">
            <w:r>
              <w:rPr>
                <w:color w:val="000000"/>
              </w:rPr>
              <w:t>8.4.2.</w:t>
            </w:r>
          </w:hyperlink>
          <w:hyperlink w:anchor="_2zbgiuw">
            <w:r>
              <w:rPr>
                <w:rFonts w:ascii="Calibri" w:eastAsia="Calibri" w:hAnsi="Calibri" w:cs="Calibri"/>
                <w:color w:val="000000"/>
                <w:sz w:val="22"/>
                <w:szCs w:val="22"/>
              </w:rPr>
              <w:tab/>
            </w:r>
          </w:hyperlink>
          <w:r>
            <w:fldChar w:fldCharType="begin"/>
          </w:r>
          <w:r>
            <w:instrText xml:space="preserve"> PAGEREF _2zbgiuw \h </w:instrText>
          </w:r>
          <w:r>
            <w:fldChar w:fldCharType="separate"/>
          </w:r>
          <w:r>
            <w:rPr>
              <w:color w:val="000000"/>
            </w:rPr>
            <w:t>Other capital improvements or revenue-generating assets</w:t>
          </w:r>
          <w:r>
            <w:rPr>
              <w:color w:val="000000"/>
            </w:rPr>
            <w:tab/>
            <w:t>25</w:t>
          </w:r>
          <w:r>
            <w:fldChar w:fldCharType="end"/>
          </w:r>
        </w:p>
        <w:p w14:paraId="2F195B49"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egqt2p">
            <w:r>
              <w:rPr>
                <w:color w:val="000000"/>
              </w:rPr>
              <w:t>8.5.</w:t>
            </w:r>
          </w:hyperlink>
          <w:hyperlink w:anchor="_1egqt2p">
            <w:r>
              <w:rPr>
                <w:rFonts w:ascii="Calibri" w:eastAsia="Calibri" w:hAnsi="Calibri" w:cs="Calibri"/>
                <w:color w:val="000000"/>
                <w:sz w:val="22"/>
                <w:szCs w:val="22"/>
              </w:rPr>
              <w:tab/>
            </w:r>
          </w:hyperlink>
          <w:r>
            <w:fldChar w:fldCharType="begin"/>
          </w:r>
          <w:r>
            <w:instrText xml:space="preserve"> PAGEREF _1egqt2p \h </w:instrText>
          </w:r>
          <w:r>
            <w:fldChar w:fldCharType="separate"/>
          </w:r>
          <w:r>
            <w:rPr>
              <w:color w:val="000000"/>
            </w:rPr>
            <w:t>Allocated Funds and Fundraising</w:t>
          </w:r>
          <w:r>
            <w:rPr>
              <w:color w:val="000000"/>
            </w:rPr>
            <w:tab/>
            <w:t>25</w:t>
          </w:r>
          <w:r>
            <w:fldChar w:fldCharType="end"/>
          </w:r>
        </w:p>
        <w:p w14:paraId="2F195B4A" w14:textId="77777777" w:rsidR="00022D51" w:rsidRDefault="007E42F7">
          <w:pPr>
            <w:pBdr>
              <w:top w:val="nil"/>
              <w:left w:val="nil"/>
              <w:bottom w:val="nil"/>
              <w:right w:val="nil"/>
              <w:between w:val="nil"/>
            </w:pBdr>
            <w:tabs>
              <w:tab w:val="left" w:pos="480"/>
              <w:tab w:val="right" w:leader="dot" w:pos="10790"/>
            </w:tabs>
            <w:spacing w:after="100"/>
            <w:ind w:left="0"/>
            <w:rPr>
              <w:rFonts w:ascii="Calibri" w:eastAsia="Calibri" w:hAnsi="Calibri" w:cs="Calibri"/>
              <w:color w:val="000000"/>
              <w:sz w:val="22"/>
              <w:szCs w:val="22"/>
            </w:rPr>
          </w:pPr>
          <w:hyperlink w:anchor="_3ygebqi">
            <w:r>
              <w:rPr>
                <w:color w:val="000000"/>
              </w:rPr>
              <w:t>9.</w:t>
            </w:r>
          </w:hyperlink>
          <w:hyperlink w:anchor="_3ygebqi">
            <w:r>
              <w:rPr>
                <w:rFonts w:ascii="Calibri" w:eastAsia="Calibri" w:hAnsi="Calibri" w:cs="Calibri"/>
                <w:color w:val="000000"/>
                <w:sz w:val="22"/>
                <w:szCs w:val="22"/>
              </w:rPr>
              <w:tab/>
            </w:r>
          </w:hyperlink>
          <w:r>
            <w:fldChar w:fldCharType="begin"/>
          </w:r>
          <w:r>
            <w:instrText xml:space="preserve"> PAGEREF _3ygebqi \h </w:instrText>
          </w:r>
          <w:r>
            <w:fldChar w:fldCharType="separate"/>
          </w:r>
          <w:r>
            <w:rPr>
              <w:color w:val="000000"/>
            </w:rPr>
            <w:t>Conclusion and Proposed Review Cycle</w:t>
          </w:r>
          <w:r>
            <w:rPr>
              <w:color w:val="000000"/>
            </w:rPr>
            <w:tab/>
            <w:t>26</w:t>
          </w:r>
          <w:r>
            <w:fldChar w:fldCharType="end"/>
          </w:r>
        </w:p>
        <w:p w14:paraId="2F195B4B" w14:textId="77777777" w:rsidR="00022D51" w:rsidRDefault="007E42F7">
          <w:pPr>
            <w:pBdr>
              <w:top w:val="nil"/>
              <w:left w:val="nil"/>
              <w:bottom w:val="nil"/>
              <w:right w:val="nil"/>
              <w:between w:val="nil"/>
            </w:pBdr>
            <w:tabs>
              <w:tab w:val="right" w:leader="dot" w:pos="10790"/>
            </w:tabs>
            <w:spacing w:after="100"/>
            <w:ind w:left="0"/>
            <w:rPr>
              <w:rFonts w:ascii="Calibri" w:eastAsia="Calibri" w:hAnsi="Calibri" w:cs="Calibri"/>
              <w:color w:val="000000"/>
              <w:sz w:val="22"/>
              <w:szCs w:val="22"/>
            </w:rPr>
          </w:pPr>
          <w:hyperlink w:anchor="_2dlolyb">
            <w:r>
              <w:rPr>
                <w:color w:val="000000"/>
              </w:rPr>
              <w:t>Appendices</w:t>
            </w:r>
            <w:r>
              <w:rPr>
                <w:color w:val="000000"/>
              </w:rPr>
              <w:tab/>
              <w:t>27</w:t>
            </w:r>
          </w:hyperlink>
        </w:p>
        <w:p w14:paraId="2F195B4C"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sqyw64">
            <w:r>
              <w:rPr>
                <w:color w:val="000000"/>
              </w:rPr>
              <w:t>Appendix XX - RRROCA LOC Map</w:t>
            </w:r>
            <w:r>
              <w:rPr>
                <w:color w:val="000000"/>
              </w:rPr>
              <w:tab/>
              <w:t>27</w:t>
            </w:r>
          </w:hyperlink>
        </w:p>
        <w:p w14:paraId="2F195B4D"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3cqmetx">
            <w:r>
              <w:rPr>
                <w:color w:val="000000"/>
              </w:rPr>
              <w:t>Appendix XX - LOC agreement with City of Calgary</w:t>
            </w:r>
            <w:r>
              <w:rPr>
                <w:color w:val="000000"/>
              </w:rPr>
              <w:tab/>
              <w:t>27</w:t>
            </w:r>
          </w:hyperlink>
        </w:p>
        <w:p w14:paraId="2F195B4E"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rvwp1q">
            <w:r>
              <w:rPr>
                <w:color w:val="000000"/>
              </w:rPr>
              <w:t>Appendix XX - Facility Lifecycle Management Plan</w:t>
            </w:r>
            <w:r>
              <w:rPr>
                <w:color w:val="000000"/>
              </w:rPr>
              <w:tab/>
              <w:t>27</w:t>
            </w:r>
          </w:hyperlink>
        </w:p>
        <w:p w14:paraId="2F195B4F"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4bvk7pj">
            <w:r>
              <w:rPr>
                <w:color w:val="000000"/>
              </w:rPr>
              <w:t>Appendix XX - Financial Summaries for 2019-2022 Fiscal Years</w:t>
            </w:r>
            <w:r>
              <w:rPr>
                <w:color w:val="000000"/>
              </w:rPr>
              <w:tab/>
              <w:t>27</w:t>
            </w:r>
          </w:hyperlink>
        </w:p>
        <w:p w14:paraId="2F195B50"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2r0uhxc">
            <w:r>
              <w:rPr>
                <w:color w:val="000000"/>
              </w:rPr>
              <w:t>Appendix XX - Other Community Based Organizations</w:t>
            </w:r>
            <w:r>
              <w:rPr>
                <w:color w:val="000000"/>
              </w:rPr>
              <w:tab/>
              <w:t>28</w:t>
            </w:r>
          </w:hyperlink>
        </w:p>
        <w:p w14:paraId="2F195B51" w14:textId="77777777" w:rsidR="00022D51" w:rsidRDefault="007E42F7">
          <w:pPr>
            <w:pBdr>
              <w:top w:val="nil"/>
              <w:left w:val="nil"/>
              <w:bottom w:val="nil"/>
              <w:right w:val="nil"/>
              <w:between w:val="nil"/>
            </w:pBdr>
            <w:tabs>
              <w:tab w:val="left" w:pos="880"/>
              <w:tab w:val="right" w:pos="10790"/>
            </w:tabs>
            <w:spacing w:after="0" w:line="271" w:lineRule="auto"/>
            <w:ind w:left="244" w:hanging="13"/>
            <w:rPr>
              <w:rFonts w:ascii="Calibri" w:eastAsia="Calibri" w:hAnsi="Calibri" w:cs="Calibri"/>
              <w:color w:val="000000"/>
              <w:sz w:val="22"/>
              <w:szCs w:val="22"/>
            </w:rPr>
          </w:pPr>
          <w:hyperlink w:anchor="_1664s55">
            <w:r>
              <w:rPr>
                <w:color w:val="000000"/>
                <w:highlight w:val="yellow"/>
              </w:rPr>
              <w:t>Contact list from 2015 Business Plan – Update?</w:t>
            </w:r>
          </w:hyperlink>
          <w:hyperlink w:anchor="_1664s55">
            <w:r>
              <w:rPr>
                <w:color w:val="000000"/>
              </w:rPr>
              <w:tab/>
              <w:t>30</w:t>
            </w:r>
          </w:hyperlink>
        </w:p>
        <w:p w14:paraId="2F195B52" w14:textId="77777777" w:rsidR="00022D51" w:rsidRDefault="007E42F7">
          <w:r>
            <w:fldChar w:fldCharType="end"/>
          </w:r>
        </w:p>
      </w:sdtContent>
    </w:sdt>
    <w:p w14:paraId="2F195B53" w14:textId="77777777" w:rsidR="00022D51" w:rsidRDefault="00022D51">
      <w:pPr>
        <w:spacing w:line="373" w:lineRule="auto"/>
        <w:ind w:right="11"/>
      </w:pPr>
    </w:p>
    <w:p w14:paraId="2F195B54" w14:textId="77777777" w:rsidR="00022D51" w:rsidRDefault="007E42F7">
      <w:pPr>
        <w:spacing w:line="373" w:lineRule="auto"/>
        <w:ind w:left="-15" w:right="11" w:firstLine="240"/>
        <w:sectPr w:rsidR="00022D51">
          <w:footerReference w:type="even" r:id="rId8"/>
          <w:footerReference w:type="default" r:id="rId9"/>
          <w:footerReference w:type="first" r:id="rId10"/>
          <w:pgSz w:w="12240" w:h="15840"/>
          <w:pgMar w:top="720" w:right="720" w:bottom="720" w:left="720" w:header="720" w:footer="712" w:gutter="0"/>
          <w:pgNumType w:start="1"/>
          <w:cols w:space="720"/>
        </w:sectPr>
      </w:pPr>
      <w:r>
        <w:t xml:space="preserve"> </w:t>
      </w:r>
    </w:p>
    <w:p w14:paraId="2F195B55" w14:textId="77777777" w:rsidR="00022D51" w:rsidRDefault="007E42F7">
      <w:pPr>
        <w:pStyle w:val="Heading1"/>
        <w:ind w:left="-5" w:firstLine="0"/>
      </w:pPr>
      <w:bookmarkStart w:id="0" w:name="_gjdgxs" w:colFirst="0" w:colLast="0"/>
      <w:bookmarkEnd w:id="0"/>
      <w:r>
        <w:t>Executive Summary</w:t>
      </w:r>
    </w:p>
    <w:p w14:paraId="2F195B56" w14:textId="77777777" w:rsidR="00022D51" w:rsidRDefault="007E42F7">
      <w:r>
        <w:t xml:space="preserve">This Business Plan (the Plan) has been prepared to set out the guiding principles, objectives, and planned activities of the Rocky Ridge Royal Oak Community Association (the Association or RRROCA) for the period from 2023 to 2028.  The Association was incorporated under the Alberta Societies Act and exists for the benefit of members of the association and residents of the communities of Rocky Ridge and Royal Oak in northwest Calgary, Alberta.    </w:t>
      </w:r>
    </w:p>
    <w:p w14:paraId="2F195B57" w14:textId="77777777" w:rsidR="00022D51" w:rsidRDefault="007E42F7">
      <w:r>
        <w:t xml:space="preserve">The previous Business Plan of the Association was approved in 2015 and described the planned activities of the Association to develop the RRROCA Community Park on lands leased from the City of Calgary and to coordinate events and programs for members and community residents.  </w:t>
      </w:r>
    </w:p>
    <w:p w14:paraId="2F195B58" w14:textId="77777777" w:rsidR="00022D51" w:rsidRDefault="007E42F7">
      <w:r>
        <w:t xml:space="preserve">Since the previous version of the business plan for the Association was approved, the Association has completed the development of the RRROCA Park and has experienced the effects of the COVID-19 pandemic.  The communities of Rocky Ridge and Royal Oak have seen continued growth in population with in-fill development of remaining vacant lands within the communities, and the partial build-out of commercial lands in the Royal Vista Business Park.  </w:t>
      </w:r>
    </w:p>
    <w:p w14:paraId="2F195B59" w14:textId="77777777" w:rsidR="00022D51" w:rsidRDefault="007E42F7">
      <w:r>
        <w:t>This Plan sets out the objectives and planned activities of the Association for the next 5 years, which will include strengthening the volunteer base of the Association, developing relationships with other community-based organizations, expanding program offerings, and diversifying revenue sources for the Association.  The results of the new user needs assessment study will guide additions and improvements to the community park as well as other community enhancements to address the survey comments.</w:t>
      </w:r>
    </w:p>
    <w:p w14:paraId="2F195B5A" w14:textId="77777777" w:rsidR="00022D51" w:rsidRDefault="00022D51"/>
    <w:p w14:paraId="2F195B5B" w14:textId="77777777" w:rsidR="00022D51" w:rsidRDefault="007E42F7">
      <w:r>
        <w:t xml:space="preserve">This Plan represents the views of the Board of Directors as of the date of signing and may be amended from time to time as determined by the Board.  </w:t>
      </w:r>
    </w:p>
    <w:p w14:paraId="2F195B5C" w14:textId="77777777" w:rsidR="00022D51" w:rsidRDefault="00022D51"/>
    <w:p w14:paraId="2F195B5D" w14:textId="77777777" w:rsidR="00022D51" w:rsidRDefault="00022D51"/>
    <w:p w14:paraId="2F195B5E" w14:textId="77777777" w:rsidR="00022D51" w:rsidRDefault="00022D51">
      <w:pPr>
        <w:pStyle w:val="Heading1"/>
        <w:ind w:left="0" w:firstLine="0"/>
      </w:pPr>
      <w:bookmarkStart w:id="1" w:name="_fwt7kk9zrsci" w:colFirst="0" w:colLast="0"/>
      <w:bookmarkEnd w:id="1"/>
    </w:p>
    <w:p w14:paraId="2F195B5F" w14:textId="77777777" w:rsidR="00022D51" w:rsidRDefault="007E42F7">
      <w:pPr>
        <w:pStyle w:val="Heading1"/>
        <w:ind w:left="360" w:firstLine="0"/>
      </w:pPr>
      <w:bookmarkStart w:id="2" w:name="_opz0i3uozsd6" w:colFirst="0" w:colLast="0"/>
      <w:bookmarkEnd w:id="2"/>
      <w:r>
        <w:br w:type="page"/>
      </w:r>
    </w:p>
    <w:p w14:paraId="2F195B60" w14:textId="77777777" w:rsidR="00022D51" w:rsidRDefault="007E42F7">
      <w:pPr>
        <w:pStyle w:val="Heading1"/>
        <w:numPr>
          <w:ilvl w:val="0"/>
          <w:numId w:val="10"/>
        </w:numPr>
      </w:pPr>
      <w:bookmarkStart w:id="3" w:name="_30j0zll" w:colFirst="0" w:colLast="0"/>
      <w:bookmarkEnd w:id="3"/>
      <w:r>
        <w:t xml:space="preserve">Our Mandate </w:t>
      </w:r>
    </w:p>
    <w:p w14:paraId="2F195B61" w14:textId="77777777" w:rsidR="00022D51" w:rsidRDefault="007E42F7">
      <w:pPr>
        <w:spacing w:after="120"/>
      </w:pPr>
      <w:r>
        <w:t xml:space="preserve">The following sections set out the Values, Guiding Principles, Vision, and Mission for the Rocky Ridge Royal Oak Community Association (the Association), which together form the Mandate to guide the priorities and actions of the Association.  The role of the Association in the community and as a vehicle for liaison with various levels of government is also described.  </w:t>
      </w:r>
    </w:p>
    <w:p w14:paraId="2F195B62" w14:textId="77777777" w:rsidR="00022D51" w:rsidRDefault="007E42F7">
      <w:pPr>
        <w:pStyle w:val="Heading2"/>
        <w:numPr>
          <w:ilvl w:val="1"/>
          <w:numId w:val="10"/>
        </w:numPr>
        <w:ind w:left="1080" w:hanging="720"/>
      </w:pPr>
      <w:bookmarkStart w:id="4" w:name="_1fob9te" w:colFirst="0" w:colLast="0"/>
      <w:bookmarkEnd w:id="4"/>
      <w:r>
        <w:t xml:space="preserve">Values and Guiding Principles  </w:t>
      </w:r>
    </w:p>
    <w:p w14:paraId="2F195B63" w14:textId="77777777" w:rsidR="00022D51" w:rsidRDefault="007E42F7">
      <w:pPr>
        <w:spacing w:after="0"/>
        <w:ind w:left="-5" w:right="11"/>
      </w:pPr>
      <w:r>
        <w:t xml:space="preserve">The values of the Association are as follows: </w:t>
      </w:r>
    </w:p>
    <w:tbl>
      <w:tblPr>
        <w:tblStyle w:val="a"/>
        <w:tblW w:w="7949" w:type="dxa"/>
        <w:tblInd w:w="1327" w:type="dxa"/>
        <w:tblLayout w:type="fixed"/>
        <w:tblLook w:val="0400" w:firstRow="0" w:lastRow="0" w:firstColumn="0" w:lastColumn="0" w:noHBand="0" w:noVBand="1"/>
      </w:tblPr>
      <w:tblGrid>
        <w:gridCol w:w="3974"/>
        <w:gridCol w:w="3975"/>
      </w:tblGrid>
      <w:tr w:rsidR="00022D51" w14:paraId="2F195B66"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64" w14:textId="77777777" w:rsidR="00022D51" w:rsidRDefault="007E42F7">
            <w:pPr>
              <w:spacing w:line="259" w:lineRule="auto"/>
              <w:ind w:left="0"/>
            </w:pPr>
            <w:r>
              <w:rPr>
                <w:b/>
                <w:bCs/>
              </w:rPr>
              <w:t xml:space="preserve">Community Values </w:t>
            </w:r>
          </w:p>
        </w:tc>
        <w:tc>
          <w:tcPr>
            <w:tcW w:w="3975" w:type="dxa"/>
            <w:tcBorders>
              <w:top w:val="single" w:sz="4" w:space="0" w:color="000000"/>
              <w:left w:val="single" w:sz="4" w:space="0" w:color="000000"/>
              <w:bottom w:val="single" w:sz="4" w:space="0" w:color="000000"/>
              <w:right w:val="single" w:sz="4" w:space="0" w:color="000000"/>
            </w:tcBorders>
          </w:tcPr>
          <w:p w14:paraId="2F195B65" w14:textId="77777777" w:rsidR="00022D51" w:rsidRDefault="007E42F7">
            <w:pPr>
              <w:spacing w:line="259" w:lineRule="auto"/>
              <w:ind w:left="0"/>
            </w:pPr>
            <w:r>
              <w:rPr>
                <w:b/>
                <w:bCs/>
              </w:rPr>
              <w:t xml:space="preserve">Professional Values </w:t>
            </w:r>
          </w:p>
        </w:tc>
      </w:tr>
      <w:tr w:rsidR="00022D51" w14:paraId="2F195B69" w14:textId="77777777">
        <w:trPr>
          <w:trHeight w:val="326"/>
        </w:trPr>
        <w:tc>
          <w:tcPr>
            <w:tcW w:w="3974" w:type="dxa"/>
            <w:tcBorders>
              <w:top w:val="single" w:sz="4" w:space="0" w:color="000000"/>
              <w:left w:val="single" w:sz="4" w:space="0" w:color="000000"/>
              <w:bottom w:val="single" w:sz="4" w:space="0" w:color="000000"/>
              <w:right w:val="single" w:sz="4" w:space="0" w:color="000000"/>
            </w:tcBorders>
          </w:tcPr>
          <w:p w14:paraId="2F195B67" w14:textId="77777777" w:rsidR="00022D51" w:rsidRDefault="007E42F7">
            <w:pPr>
              <w:spacing w:line="259" w:lineRule="auto"/>
              <w:ind w:left="0"/>
            </w:pPr>
            <w:r>
              <w:t xml:space="preserve">Community Involvement </w:t>
            </w:r>
          </w:p>
        </w:tc>
        <w:tc>
          <w:tcPr>
            <w:tcW w:w="3975" w:type="dxa"/>
            <w:tcBorders>
              <w:top w:val="single" w:sz="4" w:space="0" w:color="000000"/>
              <w:left w:val="single" w:sz="4" w:space="0" w:color="000000"/>
              <w:bottom w:val="single" w:sz="4" w:space="0" w:color="000000"/>
              <w:right w:val="single" w:sz="4" w:space="0" w:color="000000"/>
            </w:tcBorders>
          </w:tcPr>
          <w:p w14:paraId="2F195B68" w14:textId="77777777" w:rsidR="00022D51" w:rsidRDefault="007E42F7">
            <w:pPr>
              <w:spacing w:line="259" w:lineRule="auto"/>
              <w:ind w:left="0"/>
            </w:pPr>
            <w:r>
              <w:t xml:space="preserve">Commitment </w:t>
            </w:r>
          </w:p>
        </w:tc>
      </w:tr>
      <w:tr w:rsidR="00022D51" w14:paraId="2F195B6C"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6A" w14:textId="77777777" w:rsidR="00022D51" w:rsidRDefault="007E42F7">
            <w:pPr>
              <w:spacing w:line="259" w:lineRule="auto"/>
              <w:ind w:left="0"/>
            </w:pPr>
            <w:r>
              <w:t xml:space="preserve">Environment for Interaction </w:t>
            </w:r>
          </w:p>
        </w:tc>
        <w:tc>
          <w:tcPr>
            <w:tcW w:w="3975" w:type="dxa"/>
            <w:tcBorders>
              <w:top w:val="single" w:sz="4" w:space="0" w:color="000000"/>
              <w:left w:val="single" w:sz="4" w:space="0" w:color="000000"/>
              <w:bottom w:val="single" w:sz="4" w:space="0" w:color="000000"/>
              <w:right w:val="single" w:sz="4" w:space="0" w:color="000000"/>
            </w:tcBorders>
          </w:tcPr>
          <w:p w14:paraId="2F195B6B" w14:textId="77777777" w:rsidR="00022D51" w:rsidRDefault="007E42F7">
            <w:pPr>
              <w:spacing w:line="259" w:lineRule="auto"/>
              <w:ind w:left="0"/>
            </w:pPr>
            <w:r>
              <w:t xml:space="preserve">Competence </w:t>
            </w:r>
          </w:p>
        </w:tc>
      </w:tr>
      <w:tr w:rsidR="00022D51" w14:paraId="2F195B6F" w14:textId="77777777">
        <w:trPr>
          <w:trHeight w:val="326"/>
        </w:trPr>
        <w:tc>
          <w:tcPr>
            <w:tcW w:w="3974" w:type="dxa"/>
            <w:tcBorders>
              <w:top w:val="single" w:sz="4" w:space="0" w:color="000000"/>
              <w:left w:val="single" w:sz="4" w:space="0" w:color="000000"/>
              <w:bottom w:val="single" w:sz="4" w:space="0" w:color="000000"/>
              <w:right w:val="single" w:sz="4" w:space="0" w:color="000000"/>
            </w:tcBorders>
          </w:tcPr>
          <w:p w14:paraId="2F195B6D" w14:textId="77777777" w:rsidR="00022D51" w:rsidRDefault="007E42F7">
            <w:pPr>
              <w:spacing w:line="259" w:lineRule="auto"/>
              <w:ind w:left="0"/>
            </w:pPr>
            <w:r>
              <w:t xml:space="preserve">Helping Others </w:t>
            </w:r>
          </w:p>
        </w:tc>
        <w:tc>
          <w:tcPr>
            <w:tcW w:w="3975" w:type="dxa"/>
            <w:tcBorders>
              <w:top w:val="single" w:sz="4" w:space="0" w:color="000000"/>
              <w:left w:val="single" w:sz="4" w:space="0" w:color="000000"/>
              <w:bottom w:val="single" w:sz="4" w:space="0" w:color="000000"/>
              <w:right w:val="single" w:sz="4" w:space="0" w:color="000000"/>
            </w:tcBorders>
          </w:tcPr>
          <w:p w14:paraId="2F195B6E" w14:textId="77777777" w:rsidR="00022D51" w:rsidRDefault="007E42F7">
            <w:pPr>
              <w:spacing w:line="259" w:lineRule="auto"/>
              <w:ind w:left="0"/>
            </w:pPr>
            <w:r>
              <w:t xml:space="preserve">Confidentiality </w:t>
            </w:r>
          </w:p>
        </w:tc>
      </w:tr>
      <w:tr w:rsidR="00022D51" w14:paraId="2F195B72"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70" w14:textId="77777777" w:rsidR="00022D51" w:rsidRDefault="007E42F7">
            <w:pPr>
              <w:spacing w:line="259" w:lineRule="auto"/>
              <w:ind w:left="0"/>
            </w:pPr>
            <w:r>
              <w:t xml:space="preserve">Public Service </w:t>
            </w:r>
          </w:p>
        </w:tc>
        <w:tc>
          <w:tcPr>
            <w:tcW w:w="3975" w:type="dxa"/>
            <w:tcBorders>
              <w:top w:val="single" w:sz="4" w:space="0" w:color="000000"/>
              <w:left w:val="single" w:sz="4" w:space="0" w:color="000000"/>
              <w:bottom w:val="single" w:sz="4" w:space="0" w:color="000000"/>
              <w:right w:val="single" w:sz="4" w:space="0" w:color="000000"/>
            </w:tcBorders>
          </w:tcPr>
          <w:p w14:paraId="2F195B71" w14:textId="77777777" w:rsidR="00022D51" w:rsidRDefault="007E42F7">
            <w:pPr>
              <w:spacing w:line="259" w:lineRule="auto"/>
              <w:ind w:left="0"/>
            </w:pPr>
            <w:r>
              <w:t xml:space="preserve">Ethical Practice </w:t>
            </w:r>
          </w:p>
        </w:tc>
      </w:tr>
      <w:tr w:rsidR="00022D51" w14:paraId="2F195B75"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73" w14:textId="77777777" w:rsidR="00022D51" w:rsidRDefault="007E42F7">
            <w:pPr>
              <w:spacing w:line="259" w:lineRule="auto"/>
              <w:ind w:left="0"/>
            </w:pPr>
            <w:r>
              <w:t xml:space="preserve">Respect for others </w:t>
            </w:r>
          </w:p>
        </w:tc>
        <w:tc>
          <w:tcPr>
            <w:tcW w:w="3975" w:type="dxa"/>
            <w:tcBorders>
              <w:top w:val="single" w:sz="4" w:space="0" w:color="000000"/>
              <w:left w:val="single" w:sz="4" w:space="0" w:color="000000"/>
              <w:bottom w:val="single" w:sz="4" w:space="0" w:color="000000"/>
              <w:right w:val="single" w:sz="4" w:space="0" w:color="000000"/>
            </w:tcBorders>
          </w:tcPr>
          <w:p w14:paraId="2F195B74" w14:textId="77777777" w:rsidR="00022D51" w:rsidRDefault="007E42F7">
            <w:pPr>
              <w:spacing w:line="259" w:lineRule="auto"/>
              <w:ind w:left="0"/>
            </w:pPr>
            <w:r>
              <w:t xml:space="preserve">Fiscal Responsibility </w:t>
            </w:r>
          </w:p>
        </w:tc>
      </w:tr>
      <w:tr w:rsidR="00022D51" w14:paraId="2F195B78" w14:textId="77777777">
        <w:trPr>
          <w:trHeight w:val="326"/>
        </w:trPr>
        <w:tc>
          <w:tcPr>
            <w:tcW w:w="3974" w:type="dxa"/>
            <w:tcBorders>
              <w:top w:val="single" w:sz="4" w:space="0" w:color="000000"/>
              <w:left w:val="single" w:sz="4" w:space="0" w:color="000000"/>
              <w:bottom w:val="single" w:sz="4" w:space="0" w:color="000000"/>
              <w:right w:val="single" w:sz="4" w:space="0" w:color="000000"/>
            </w:tcBorders>
          </w:tcPr>
          <w:p w14:paraId="2F195B76" w14:textId="77777777" w:rsidR="00022D51" w:rsidRDefault="007E42F7">
            <w:pPr>
              <w:spacing w:line="259" w:lineRule="auto"/>
              <w:ind w:left="0"/>
            </w:pPr>
            <w:r>
              <w:t xml:space="preserve">Social Opportunities </w:t>
            </w:r>
          </w:p>
        </w:tc>
        <w:tc>
          <w:tcPr>
            <w:tcW w:w="3975" w:type="dxa"/>
            <w:tcBorders>
              <w:top w:val="single" w:sz="4" w:space="0" w:color="000000"/>
              <w:left w:val="single" w:sz="4" w:space="0" w:color="000000"/>
              <w:bottom w:val="single" w:sz="4" w:space="0" w:color="000000"/>
              <w:right w:val="single" w:sz="4" w:space="0" w:color="000000"/>
            </w:tcBorders>
          </w:tcPr>
          <w:p w14:paraId="2F195B77" w14:textId="77777777" w:rsidR="00022D51" w:rsidRDefault="007E42F7">
            <w:pPr>
              <w:spacing w:line="259" w:lineRule="auto"/>
              <w:ind w:left="0"/>
            </w:pPr>
            <w:r>
              <w:t xml:space="preserve">Integrity </w:t>
            </w:r>
          </w:p>
        </w:tc>
      </w:tr>
      <w:tr w:rsidR="00022D51" w14:paraId="2F195B7B"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79" w14:textId="77777777" w:rsidR="00022D51" w:rsidRDefault="007E42F7">
            <w:pPr>
              <w:spacing w:line="259" w:lineRule="auto"/>
              <w:ind w:left="0"/>
            </w:pPr>
            <w:r>
              <w:t xml:space="preserve">Support of individuals </w:t>
            </w:r>
          </w:p>
        </w:tc>
        <w:tc>
          <w:tcPr>
            <w:tcW w:w="3975" w:type="dxa"/>
            <w:tcBorders>
              <w:top w:val="single" w:sz="4" w:space="0" w:color="000000"/>
              <w:left w:val="single" w:sz="4" w:space="0" w:color="000000"/>
              <w:bottom w:val="single" w:sz="4" w:space="0" w:color="000000"/>
              <w:right w:val="single" w:sz="4" w:space="0" w:color="000000"/>
            </w:tcBorders>
          </w:tcPr>
          <w:p w14:paraId="2F195B7A" w14:textId="77777777" w:rsidR="00022D51" w:rsidRDefault="007E42F7">
            <w:pPr>
              <w:spacing w:line="259" w:lineRule="auto"/>
              <w:ind w:left="0"/>
            </w:pPr>
            <w:r>
              <w:t xml:space="preserve">Leadership </w:t>
            </w:r>
          </w:p>
        </w:tc>
      </w:tr>
      <w:tr w:rsidR="00022D51" w14:paraId="2F195B7E" w14:textId="77777777">
        <w:trPr>
          <w:trHeight w:val="326"/>
        </w:trPr>
        <w:tc>
          <w:tcPr>
            <w:tcW w:w="3974" w:type="dxa"/>
            <w:tcBorders>
              <w:top w:val="single" w:sz="4" w:space="0" w:color="000000"/>
              <w:left w:val="single" w:sz="4" w:space="0" w:color="000000"/>
              <w:bottom w:val="single" w:sz="4" w:space="0" w:color="000000"/>
              <w:right w:val="single" w:sz="4" w:space="0" w:color="000000"/>
            </w:tcBorders>
          </w:tcPr>
          <w:p w14:paraId="2F195B7C" w14:textId="77777777" w:rsidR="00022D51" w:rsidRDefault="007E42F7">
            <w:pPr>
              <w:spacing w:line="259" w:lineRule="auto"/>
              <w:ind w:left="0"/>
            </w:pPr>
            <w:r>
              <w:t xml:space="preserve"> Pride in our public spaces </w:t>
            </w:r>
          </w:p>
        </w:tc>
        <w:tc>
          <w:tcPr>
            <w:tcW w:w="3975" w:type="dxa"/>
            <w:tcBorders>
              <w:top w:val="single" w:sz="4" w:space="0" w:color="000000"/>
              <w:left w:val="single" w:sz="4" w:space="0" w:color="000000"/>
              <w:bottom w:val="single" w:sz="4" w:space="0" w:color="000000"/>
              <w:right w:val="single" w:sz="4" w:space="0" w:color="000000"/>
            </w:tcBorders>
          </w:tcPr>
          <w:p w14:paraId="2F195B7D" w14:textId="77777777" w:rsidR="00022D51" w:rsidRDefault="007E42F7">
            <w:pPr>
              <w:spacing w:line="259" w:lineRule="auto"/>
              <w:ind w:left="0"/>
            </w:pPr>
            <w:r>
              <w:t xml:space="preserve">Learning </w:t>
            </w:r>
          </w:p>
        </w:tc>
      </w:tr>
      <w:tr w:rsidR="00022D51" w14:paraId="2F195B81"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7F" w14:textId="77777777" w:rsidR="00022D51" w:rsidRDefault="007E42F7">
            <w:pPr>
              <w:spacing w:line="259" w:lineRule="auto"/>
              <w:ind w:left="0"/>
            </w:pPr>
            <w:r>
              <w:rPr>
                <w:b/>
                <w:bCs/>
              </w:rP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2F195B80" w14:textId="77777777" w:rsidR="00022D51" w:rsidRDefault="007E42F7">
            <w:pPr>
              <w:spacing w:line="259" w:lineRule="auto"/>
              <w:ind w:left="0"/>
            </w:pPr>
            <w:r>
              <w:t xml:space="preserve">Make a difference </w:t>
            </w:r>
          </w:p>
        </w:tc>
      </w:tr>
      <w:tr w:rsidR="00022D51" w14:paraId="2F195B84" w14:textId="77777777">
        <w:trPr>
          <w:trHeight w:val="324"/>
        </w:trPr>
        <w:tc>
          <w:tcPr>
            <w:tcW w:w="3974" w:type="dxa"/>
            <w:tcBorders>
              <w:top w:val="single" w:sz="4" w:space="0" w:color="000000"/>
              <w:left w:val="single" w:sz="4" w:space="0" w:color="000000"/>
              <w:bottom w:val="single" w:sz="4" w:space="0" w:color="000000"/>
              <w:right w:val="single" w:sz="4" w:space="0" w:color="000000"/>
            </w:tcBorders>
          </w:tcPr>
          <w:p w14:paraId="2F195B82" w14:textId="77777777" w:rsidR="00022D51" w:rsidRDefault="007E42F7">
            <w:pPr>
              <w:spacing w:line="259" w:lineRule="auto"/>
              <w:ind w:left="0"/>
            </w:pP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2F195B83" w14:textId="77777777" w:rsidR="00022D51" w:rsidRDefault="007E42F7">
            <w:pPr>
              <w:spacing w:line="259" w:lineRule="auto"/>
              <w:ind w:left="0"/>
            </w:pPr>
            <w:r>
              <w:t xml:space="preserve">Responsibility </w:t>
            </w:r>
          </w:p>
        </w:tc>
      </w:tr>
      <w:tr w:rsidR="00022D51" w14:paraId="2F195B87" w14:textId="77777777">
        <w:trPr>
          <w:trHeight w:val="326"/>
        </w:trPr>
        <w:tc>
          <w:tcPr>
            <w:tcW w:w="3974" w:type="dxa"/>
            <w:tcBorders>
              <w:top w:val="single" w:sz="4" w:space="0" w:color="000000"/>
              <w:left w:val="single" w:sz="4" w:space="0" w:color="000000"/>
              <w:bottom w:val="single" w:sz="4" w:space="0" w:color="000000"/>
              <w:right w:val="single" w:sz="4" w:space="0" w:color="000000"/>
            </w:tcBorders>
          </w:tcPr>
          <w:p w14:paraId="2F195B85" w14:textId="77777777" w:rsidR="00022D51" w:rsidRDefault="007E42F7">
            <w:pPr>
              <w:spacing w:line="259" w:lineRule="auto"/>
              <w:ind w:left="0"/>
            </w:pPr>
            <w:r>
              <w:t xml:space="preserve"> </w:t>
            </w:r>
          </w:p>
        </w:tc>
        <w:tc>
          <w:tcPr>
            <w:tcW w:w="3975" w:type="dxa"/>
            <w:tcBorders>
              <w:top w:val="single" w:sz="4" w:space="0" w:color="000000"/>
              <w:left w:val="single" w:sz="4" w:space="0" w:color="000000"/>
              <w:bottom w:val="single" w:sz="4" w:space="0" w:color="000000"/>
              <w:right w:val="single" w:sz="4" w:space="0" w:color="000000"/>
            </w:tcBorders>
          </w:tcPr>
          <w:p w14:paraId="2F195B86" w14:textId="77777777" w:rsidR="00022D51" w:rsidRDefault="007E42F7">
            <w:pPr>
              <w:spacing w:line="259" w:lineRule="auto"/>
              <w:ind w:left="0"/>
            </w:pPr>
            <w:r>
              <w:t xml:space="preserve">Trust  </w:t>
            </w:r>
          </w:p>
        </w:tc>
      </w:tr>
    </w:tbl>
    <w:p w14:paraId="2F195B88" w14:textId="77777777" w:rsidR="00022D51" w:rsidRDefault="00022D51">
      <w:pPr>
        <w:spacing w:after="120"/>
        <w:rPr>
          <w:highlight w:val="yellow"/>
        </w:rPr>
      </w:pPr>
    </w:p>
    <w:p w14:paraId="2F195B89" w14:textId="77777777" w:rsidR="00022D51" w:rsidRDefault="007E42F7">
      <w:pPr>
        <w:spacing w:after="120"/>
        <w:rPr>
          <w:highlight w:val="yellow"/>
        </w:rPr>
      </w:pPr>
      <w:r>
        <w:rPr>
          <w:highlight w:val="yellow"/>
        </w:rPr>
        <w:t xml:space="preserve">The guiding principles for the Association are: </w:t>
      </w:r>
    </w:p>
    <w:p w14:paraId="2F195B8A" w14:textId="77777777" w:rsidR="00022D51" w:rsidRDefault="007E42F7">
      <w:pPr>
        <w:numPr>
          <w:ilvl w:val="0"/>
          <w:numId w:val="1"/>
        </w:numPr>
        <w:spacing w:after="2" w:line="359" w:lineRule="auto"/>
        <w:ind w:hanging="360"/>
        <w:rPr>
          <w:highlight w:val="yellow"/>
        </w:rPr>
      </w:pPr>
      <w:r>
        <w:rPr>
          <w:highlight w:val="yellow"/>
        </w:rPr>
        <w:t>Represent</w:t>
      </w:r>
      <w:del w:id="5" w:author="Jason Kellock" w:date="2023-05-06T17:44:00Z">
        <w:r>
          <w:rPr>
            <w:highlight w:val="yellow"/>
          </w:rPr>
          <w:delText>ation for</w:delText>
        </w:r>
      </w:del>
      <w:r>
        <w:rPr>
          <w:highlight w:val="yellow"/>
        </w:rPr>
        <w:t xml:space="preserve"> the </w:t>
      </w:r>
      <w:del w:id="6" w:author="Jason Kellock" w:date="2023-05-06T17:48:00Z">
        <w:r>
          <w:rPr>
            <w:highlight w:val="yellow"/>
          </w:rPr>
          <w:delText xml:space="preserve">whole </w:delText>
        </w:r>
      </w:del>
      <w:r>
        <w:rPr>
          <w:highlight w:val="yellow"/>
        </w:rPr>
        <w:t>community on matters that affect the well</w:t>
      </w:r>
      <w:ins w:id="7" w:author="Jason Kellock" w:date="2023-05-06T17:44:00Z">
        <w:r>
          <w:rPr>
            <w:highlight w:val="yellow"/>
          </w:rPr>
          <w:t>-</w:t>
        </w:r>
      </w:ins>
      <w:del w:id="8" w:author="Jason Kellock" w:date="2023-05-06T17:44:00Z">
        <w:r>
          <w:rPr>
            <w:highlight w:val="yellow"/>
          </w:rPr>
          <w:delText xml:space="preserve"> </w:delText>
        </w:r>
      </w:del>
      <w:r>
        <w:rPr>
          <w:highlight w:val="yellow"/>
        </w:rPr>
        <w:t>being and aesthetics of the area</w:t>
      </w:r>
      <w:del w:id="9" w:author="Jason Kellock" w:date="2023-05-06T17:48:00Z">
        <w:r>
          <w:rPr>
            <w:highlight w:val="yellow"/>
          </w:rPr>
          <w:delText xml:space="preserve"> we live in</w:delText>
        </w:r>
      </w:del>
      <w:r>
        <w:rPr>
          <w:highlight w:val="yellow"/>
        </w:rPr>
        <w:t xml:space="preserve">. </w:t>
      </w:r>
    </w:p>
    <w:p w14:paraId="2F195B8B" w14:textId="77777777" w:rsidR="00022D51" w:rsidRDefault="007E42F7">
      <w:pPr>
        <w:numPr>
          <w:ilvl w:val="0"/>
          <w:numId w:val="1"/>
        </w:numPr>
        <w:spacing w:after="116" w:line="259" w:lineRule="auto"/>
        <w:ind w:hanging="360"/>
        <w:rPr>
          <w:highlight w:val="yellow"/>
        </w:rPr>
      </w:pPr>
      <w:r>
        <w:rPr>
          <w:highlight w:val="yellow"/>
        </w:rPr>
        <w:t xml:space="preserve">Strive to </w:t>
      </w:r>
      <w:r>
        <w:rPr>
          <w:color w:val="333333"/>
          <w:highlight w:val="yellow"/>
        </w:rPr>
        <w:t xml:space="preserve">be </w:t>
      </w:r>
      <w:del w:id="10" w:author="Jason Kellock" w:date="2023-05-06T17:45:00Z">
        <w:r>
          <w:rPr>
            <w:color w:val="333333"/>
            <w:highlight w:val="yellow"/>
          </w:rPr>
          <w:delText xml:space="preserve">the </w:delText>
        </w:r>
      </w:del>
      <w:ins w:id="11" w:author="Jason Kellock" w:date="2023-05-06T17:45:00Z">
        <w:r>
          <w:rPr>
            <w:color w:val="333333"/>
            <w:highlight w:val="yellow"/>
          </w:rPr>
          <w:t xml:space="preserve">a </w:t>
        </w:r>
      </w:ins>
      <w:r>
        <w:rPr>
          <w:color w:val="333333"/>
          <w:highlight w:val="yellow"/>
        </w:rPr>
        <w:t xml:space="preserve">“Community Hub of Information”  </w:t>
      </w:r>
    </w:p>
    <w:p w14:paraId="2F195B8C" w14:textId="77777777" w:rsidR="00022D51" w:rsidRDefault="007E42F7">
      <w:pPr>
        <w:numPr>
          <w:ilvl w:val="0"/>
          <w:numId w:val="1"/>
        </w:numPr>
        <w:spacing w:after="116" w:line="259" w:lineRule="auto"/>
        <w:ind w:hanging="360"/>
        <w:rPr>
          <w:highlight w:val="yellow"/>
        </w:rPr>
      </w:pPr>
      <w:del w:id="12" w:author="Jason Kellock" w:date="2023-05-06T17:49:00Z">
        <w:r>
          <w:rPr>
            <w:color w:val="333333"/>
            <w:highlight w:val="yellow"/>
          </w:rPr>
          <w:delText xml:space="preserve">More </w:delText>
        </w:r>
      </w:del>
      <w:ins w:id="13" w:author="Jason Kellock" w:date="2023-05-06T17:49:00Z">
        <w:r>
          <w:rPr>
            <w:color w:val="333333"/>
            <w:highlight w:val="yellow"/>
          </w:rPr>
          <w:t xml:space="preserve">Inspire </w:t>
        </w:r>
      </w:ins>
      <w:r>
        <w:rPr>
          <w:color w:val="333333"/>
          <w:highlight w:val="yellow"/>
        </w:rPr>
        <w:t xml:space="preserve">involvement </w:t>
      </w:r>
      <w:del w:id="14" w:author="Jason Kellock" w:date="2023-05-06T17:50:00Z">
        <w:r>
          <w:rPr>
            <w:color w:val="333333"/>
            <w:highlight w:val="yellow"/>
          </w:rPr>
          <w:delText xml:space="preserve">from the community by </w:delText>
        </w:r>
      </w:del>
      <w:ins w:id="15" w:author="Jason Kellock" w:date="2023-05-06T17:50:00Z">
        <w:r>
          <w:rPr>
            <w:color w:val="333333"/>
            <w:highlight w:val="yellow"/>
          </w:rPr>
          <w:t>through creating volunteer opportunities</w:t>
        </w:r>
      </w:ins>
      <w:del w:id="16" w:author="Jason Kellock" w:date="2023-05-06T17:50:00Z">
        <w:r>
          <w:rPr>
            <w:color w:val="333333"/>
            <w:highlight w:val="yellow"/>
          </w:rPr>
          <w:delText>increasing our volunteer base</w:delText>
        </w:r>
      </w:del>
      <w:r>
        <w:rPr>
          <w:color w:val="333333"/>
          <w:highlight w:val="yellow"/>
        </w:rPr>
        <w:t xml:space="preserve">. </w:t>
      </w:r>
    </w:p>
    <w:p w14:paraId="2F195B8D" w14:textId="77777777" w:rsidR="00022D51" w:rsidRDefault="007E42F7">
      <w:pPr>
        <w:numPr>
          <w:ilvl w:val="0"/>
          <w:numId w:val="1"/>
        </w:numPr>
        <w:spacing w:after="2" w:line="359" w:lineRule="auto"/>
        <w:ind w:hanging="360"/>
        <w:rPr>
          <w:highlight w:val="yellow"/>
        </w:rPr>
      </w:pPr>
      <w:r>
        <w:rPr>
          <w:color w:val="333333"/>
          <w:highlight w:val="yellow"/>
        </w:rPr>
        <w:t xml:space="preserve">Engage with the resident’s associations, homeowner’s associations, and other community-based groups in the area. </w:t>
      </w:r>
    </w:p>
    <w:p w14:paraId="2F195B8E" w14:textId="77777777" w:rsidR="00022D51" w:rsidRDefault="007E42F7">
      <w:pPr>
        <w:numPr>
          <w:ilvl w:val="0"/>
          <w:numId w:val="1"/>
        </w:numPr>
        <w:spacing w:after="116" w:line="259" w:lineRule="auto"/>
        <w:ind w:hanging="360"/>
        <w:rPr>
          <w:highlight w:val="yellow"/>
        </w:rPr>
      </w:pPr>
      <w:r>
        <w:rPr>
          <w:color w:val="333333"/>
          <w:highlight w:val="yellow"/>
        </w:rPr>
        <w:t xml:space="preserve">Support Child and Youth organizations e.g. Scouts and Guides. </w:t>
      </w:r>
    </w:p>
    <w:p w14:paraId="2F195B8F" w14:textId="77777777" w:rsidR="00022D51" w:rsidRDefault="007E42F7">
      <w:pPr>
        <w:numPr>
          <w:ilvl w:val="0"/>
          <w:numId w:val="1"/>
        </w:numPr>
        <w:spacing w:after="116" w:line="259" w:lineRule="auto"/>
        <w:ind w:hanging="360"/>
        <w:rPr>
          <w:highlight w:val="yellow"/>
        </w:rPr>
      </w:pPr>
      <w:r>
        <w:rPr>
          <w:color w:val="333333"/>
          <w:highlight w:val="yellow"/>
        </w:rPr>
        <w:t xml:space="preserve">Promote and organize sports and other programs for various age groups. </w:t>
      </w:r>
    </w:p>
    <w:p w14:paraId="2F195B90" w14:textId="77777777" w:rsidR="00022D51" w:rsidRDefault="007E42F7">
      <w:pPr>
        <w:numPr>
          <w:ilvl w:val="0"/>
          <w:numId w:val="1"/>
        </w:numPr>
        <w:spacing w:after="116" w:line="259" w:lineRule="auto"/>
        <w:ind w:hanging="360"/>
        <w:rPr>
          <w:highlight w:val="yellow"/>
        </w:rPr>
      </w:pPr>
      <w:r>
        <w:rPr>
          <w:color w:val="333333"/>
          <w:highlight w:val="yellow"/>
        </w:rPr>
        <w:t xml:space="preserve">Organize social events to help bring the community together.  </w:t>
      </w:r>
    </w:p>
    <w:p w14:paraId="2F195B91" w14:textId="77777777" w:rsidR="00022D51" w:rsidRDefault="007E42F7">
      <w:pPr>
        <w:numPr>
          <w:ilvl w:val="0"/>
          <w:numId w:val="1"/>
        </w:numPr>
        <w:spacing w:after="357" w:line="259" w:lineRule="auto"/>
        <w:ind w:hanging="360"/>
        <w:rPr>
          <w:highlight w:val="yellow"/>
        </w:rPr>
      </w:pPr>
      <w:r>
        <w:rPr>
          <w:color w:val="333333"/>
          <w:highlight w:val="yellow"/>
        </w:rPr>
        <w:t xml:space="preserve">Promote safety in the communities and be alert to, and act on public safety and traffic issue trends </w:t>
      </w:r>
    </w:p>
    <w:p w14:paraId="2F195B92" w14:textId="77777777" w:rsidR="00022D51" w:rsidRDefault="007E42F7">
      <w:pPr>
        <w:pStyle w:val="Heading2"/>
        <w:numPr>
          <w:ilvl w:val="1"/>
          <w:numId w:val="10"/>
        </w:numPr>
        <w:ind w:left="1080" w:hanging="720"/>
      </w:pPr>
      <w:bookmarkStart w:id="17" w:name="_3znysh7" w:colFirst="0" w:colLast="0"/>
      <w:bookmarkEnd w:id="17"/>
      <w:r>
        <w:t xml:space="preserve">Vision  </w:t>
      </w:r>
    </w:p>
    <w:p w14:paraId="2F195B93" w14:textId="77777777" w:rsidR="00022D51" w:rsidRDefault="007E42F7">
      <w:pPr>
        <w:spacing w:after="120"/>
        <w:rPr>
          <w:highlight w:val="yellow"/>
        </w:rPr>
      </w:pPr>
      <w:r>
        <w:rPr>
          <w:highlight w:val="yellow"/>
        </w:rPr>
        <w:t>The vision of the Association is to build a sense of community that encourages involvement between community-based organizations, community members, and individual neighborhoods within the community while preserving the unique nature of each neighborhood.  The Association will strive to develop a community that will be Friendly, Safe and Environmentally Sensitive.  We will strive to accomplish our vision by recruiting and working with committed volunteers, assisting and coordinating shared programs and amen</w:t>
      </w:r>
      <w:r>
        <w:rPr>
          <w:highlight w:val="yellow"/>
        </w:rPr>
        <w:t xml:space="preserve">ities, working towards financial stability and providing effective input to planning and transportation. </w:t>
      </w:r>
    </w:p>
    <w:p w14:paraId="2F195B94" w14:textId="77777777" w:rsidR="00022D51" w:rsidRDefault="007E42F7">
      <w:pPr>
        <w:pStyle w:val="Heading2"/>
        <w:numPr>
          <w:ilvl w:val="1"/>
          <w:numId w:val="10"/>
        </w:numPr>
        <w:ind w:left="1080" w:hanging="720"/>
      </w:pPr>
      <w:bookmarkStart w:id="18" w:name="_2et92p0" w:colFirst="0" w:colLast="0"/>
      <w:bookmarkEnd w:id="18"/>
      <w:r>
        <w:t xml:space="preserve">Mission  </w:t>
      </w:r>
    </w:p>
    <w:p w14:paraId="2F195B95" w14:textId="77777777" w:rsidR="00022D51" w:rsidRDefault="007E42F7">
      <w:pPr>
        <w:spacing w:after="120"/>
        <w:rPr>
          <w:highlight w:val="yellow"/>
        </w:rPr>
      </w:pPr>
      <w:r>
        <w:rPr>
          <w:highlight w:val="yellow"/>
        </w:rPr>
        <w:t xml:space="preserve">The Association is a vital organization that effectively acts in response to the common interests and concerns of the community's diverse residents. </w:t>
      </w:r>
    </w:p>
    <w:p w14:paraId="2F195B96" w14:textId="77777777" w:rsidR="00022D51" w:rsidRDefault="007E42F7">
      <w:pPr>
        <w:pStyle w:val="Heading2"/>
        <w:numPr>
          <w:ilvl w:val="1"/>
          <w:numId w:val="10"/>
        </w:numPr>
        <w:ind w:left="1080" w:hanging="720"/>
      </w:pPr>
      <w:bookmarkStart w:id="19" w:name="_tyjcwt" w:colFirst="0" w:colLast="0"/>
      <w:bookmarkEnd w:id="19"/>
      <w:r>
        <w:t>Role in the community</w:t>
      </w:r>
    </w:p>
    <w:p w14:paraId="2F195B97" w14:textId="77777777" w:rsidR="00022D51" w:rsidRDefault="007E42F7">
      <w:pPr>
        <w:pBdr>
          <w:top w:val="nil"/>
          <w:left w:val="nil"/>
          <w:bottom w:val="nil"/>
          <w:right w:val="nil"/>
          <w:between w:val="nil"/>
        </w:pBdr>
        <w:spacing w:after="0" w:line="240" w:lineRule="auto"/>
        <w:ind w:left="0"/>
        <w:rPr>
          <w:color w:val="000000"/>
        </w:rPr>
      </w:pPr>
      <w:ins w:id="20" w:author="Jason Kellock" w:date="2023-05-06T14:40:00Z">
        <w:r>
          <w:rPr>
            <w:color w:val="000000"/>
            <w:highlight w:val="yellow"/>
          </w:rPr>
          <w:t>What We Do – Brainstorming Activity</w:t>
        </w:r>
        <w:r>
          <w:rPr>
            <w:color w:val="000000"/>
          </w:rPr>
          <w:t> </w:t>
        </w:r>
      </w:ins>
    </w:p>
    <w:p w14:paraId="2F195B98" w14:textId="77777777" w:rsidR="00022D51" w:rsidRDefault="00022D51">
      <w:pPr>
        <w:pBdr>
          <w:top w:val="nil"/>
          <w:left w:val="nil"/>
          <w:bottom w:val="nil"/>
          <w:right w:val="nil"/>
          <w:between w:val="nil"/>
        </w:pBdr>
        <w:spacing w:after="0" w:line="240" w:lineRule="auto"/>
        <w:ind w:left="0"/>
        <w:rPr>
          <w:rFonts w:ascii="Quattrocento Sans" w:eastAsia="Quattrocento Sans" w:hAnsi="Quattrocento Sans" w:cs="Quattrocento Sans"/>
          <w:color w:val="000000"/>
          <w:sz w:val="18"/>
          <w:szCs w:val="18"/>
        </w:rPr>
      </w:pPr>
    </w:p>
    <w:p w14:paraId="2F195B99" w14:textId="77777777" w:rsidR="00022D51" w:rsidRDefault="007E42F7">
      <w:pPr>
        <w:spacing w:after="120"/>
      </w:pPr>
      <w:r>
        <w:t xml:space="preserve">The Association was established in 1997 shortly following the initial stages of subdivision development.  Since that time, the primary purpose of the Association has been to coordinate events and programming for the community members.  </w:t>
      </w:r>
    </w:p>
    <w:p w14:paraId="2F195B9A" w14:textId="77777777" w:rsidR="00022D51" w:rsidRDefault="007E42F7">
      <w:pPr>
        <w:spacing w:after="120"/>
      </w:pPr>
      <w:r>
        <w:t xml:space="preserve">The Association has secured a license of occupation from the City of Calgary to improve and maintain lands located along Royal Oak Way east of WD Pratt School as the ‘RRROCA Park’.  On these lands, the Association has developed an outdoor rink, pathways, and other improvements to facilitate community events and programming.  Since completion of the initial amenities of RRROCA Park in </w:t>
      </w:r>
      <w:r>
        <w:rPr>
          <w:highlight w:val="yellow"/>
        </w:rPr>
        <w:t>2018</w:t>
      </w:r>
      <w:r>
        <w:t xml:space="preserve">, the Association has sought to maximize the use of the park as a community gathering and recreation space.  </w:t>
      </w:r>
    </w:p>
    <w:p w14:paraId="2F195B9B" w14:textId="77777777" w:rsidR="00022D51" w:rsidRDefault="007E42F7">
      <w:pPr>
        <w:spacing w:after="160" w:line="259" w:lineRule="auto"/>
        <w:ind w:left="720"/>
        <w:rPr>
          <w:i/>
          <w:iCs/>
        </w:rPr>
      </w:pPr>
      <w:r>
        <w:rPr>
          <w:i/>
          <w:iCs/>
        </w:rPr>
        <w:t xml:space="preserve">Action Item #1:  Continue to explore opportunities to utilize the RRROCA park for additional events and programming for members of the community and Association.  </w:t>
      </w:r>
    </w:p>
    <w:p w14:paraId="2F195B9C" w14:textId="77777777" w:rsidR="00022D51" w:rsidRDefault="007E42F7">
      <w:pPr>
        <w:spacing w:after="160" w:line="259" w:lineRule="auto"/>
        <w:ind w:left="720"/>
        <w:rPr>
          <w:i/>
          <w:iCs/>
        </w:rPr>
      </w:pPr>
      <w:r>
        <w:rPr>
          <w:i/>
          <w:iCs/>
        </w:rPr>
        <w:t xml:space="preserve">Action Item #2: Improve the green infrastructure of the park to make it more sustainable, resilient to climate change, improve the well-being of the residents, and to reduce on-going maintenance costs, </w:t>
      </w:r>
    </w:p>
    <w:p w14:paraId="2F195B9D" w14:textId="77777777" w:rsidR="00022D51" w:rsidRDefault="007E42F7">
      <w:pPr>
        <w:spacing w:after="160" w:line="259" w:lineRule="auto"/>
        <w:ind w:left="720"/>
        <w:rPr>
          <w:i/>
          <w:iCs/>
        </w:rPr>
      </w:pPr>
      <w:r>
        <w:rPr>
          <w:i/>
          <w:iCs/>
        </w:rPr>
        <w:t>Action Item #3: Fund and implement additional multigenerational amenities in the park in alignment with the community needs as expressed in the community -wide survey results</w:t>
      </w:r>
    </w:p>
    <w:p w14:paraId="2F195B9E" w14:textId="77777777" w:rsidR="00022D51" w:rsidRDefault="007E42F7">
      <w:pPr>
        <w:pStyle w:val="Heading2"/>
        <w:numPr>
          <w:ilvl w:val="1"/>
          <w:numId w:val="10"/>
        </w:numPr>
        <w:ind w:left="1080" w:hanging="720"/>
      </w:pPr>
      <w:bookmarkStart w:id="21" w:name="_3dy6vkm" w:colFirst="0" w:colLast="0"/>
      <w:bookmarkEnd w:id="21"/>
      <w:r>
        <w:t>Role as a liaison with government</w:t>
      </w:r>
    </w:p>
    <w:p w14:paraId="2F195B9F" w14:textId="77777777" w:rsidR="00022D51" w:rsidRDefault="007E42F7">
      <w:pPr>
        <w:spacing w:after="160" w:line="259" w:lineRule="auto"/>
        <w:ind w:left="0"/>
      </w:pPr>
      <w:r>
        <w:t xml:space="preserve">Since its inception, the Association has been actively monitoring development activity within the communities and participating in municipal and Provincial affairs affecting the communities.  Representatives of the municipal, provincial, and federal governments are invited to participate in monthly meetings of the Board.  This provides an opportunity to escalate issues within the community to these elected representatives, where appropriate.  </w:t>
      </w:r>
    </w:p>
    <w:p w14:paraId="2F195BA0" w14:textId="77777777" w:rsidR="00022D51" w:rsidRDefault="007E42F7">
      <w:pPr>
        <w:spacing w:after="160" w:line="259" w:lineRule="auto"/>
        <w:ind w:left="720"/>
        <w:rPr>
          <w:i/>
          <w:iCs/>
        </w:rPr>
      </w:pPr>
      <w:r>
        <w:rPr>
          <w:i/>
          <w:iCs/>
        </w:rPr>
        <w:t xml:space="preserve">Action Item #:  Maintain relationships and communication with local elected representatives for municipal, provincial, and federal governments through regular board meetings and other community events on behalf of the communities.  </w:t>
      </w:r>
    </w:p>
    <w:p w14:paraId="2F195BA1" w14:textId="77777777" w:rsidR="00022D51" w:rsidRDefault="007E42F7">
      <w:pPr>
        <w:pStyle w:val="Heading1"/>
        <w:numPr>
          <w:ilvl w:val="0"/>
          <w:numId w:val="10"/>
        </w:numPr>
      </w:pPr>
      <w:bookmarkStart w:id="22" w:name="_1t3h5sf" w:colFirst="0" w:colLast="0"/>
      <w:bookmarkEnd w:id="22"/>
      <w:r>
        <w:t>Governance</w:t>
      </w:r>
    </w:p>
    <w:p w14:paraId="2F195BA2" w14:textId="77777777" w:rsidR="00022D51" w:rsidRDefault="007E42F7">
      <w:pPr>
        <w:spacing w:after="120"/>
      </w:pPr>
      <w:r>
        <w:t xml:space="preserve">The Association is a legally incorporated entity under the Alberta Societies Act and the activities of the Association are governed by By-Laws, Policies, and Procedures.  For this reason, members of the Board and the Executive should be familiar with the By-Laws, Policies, and Procedures of the Association.  Furthermore, these governing documents should be reviewed and updated from time to time to ensure compliance with laws, regulations, best practices, and the current needs of the Association.  </w:t>
      </w:r>
    </w:p>
    <w:p w14:paraId="2F195BA3" w14:textId="77777777" w:rsidR="00022D51" w:rsidRDefault="007E42F7">
      <w:pPr>
        <w:spacing w:after="120"/>
      </w:pPr>
      <w:r>
        <w:t xml:space="preserve">The By-Laws of the Association were last reviewed and updated in </w:t>
      </w:r>
      <w:r>
        <w:rPr>
          <w:highlight w:val="yellow"/>
        </w:rPr>
        <w:t>YYYY</w:t>
      </w:r>
      <w:r>
        <w:t xml:space="preserve"> and are due to be reviewed and updated.  In particular, language related to quorum at regular and annual meetings of the board has been identified as a potential area for adjustment should be clarified in revised By-Laws for the Association.</w:t>
      </w:r>
    </w:p>
    <w:p w14:paraId="2F195BA4" w14:textId="77777777" w:rsidR="00022D51" w:rsidRDefault="007E42F7">
      <w:pPr>
        <w:spacing w:after="120"/>
        <w:ind w:left="730"/>
        <w:rPr>
          <w:i/>
          <w:iCs/>
        </w:rPr>
      </w:pPr>
      <w:r>
        <w:rPr>
          <w:i/>
          <w:iCs/>
        </w:rPr>
        <w:t xml:space="preserve">Action Item #:  Board to review the By-Laws of the Association and revise as appropriate by end of 2024.  </w:t>
      </w:r>
    </w:p>
    <w:p w14:paraId="2F195BA5" w14:textId="77777777" w:rsidR="00022D51" w:rsidRDefault="007E42F7">
      <w:pPr>
        <w:spacing w:after="120"/>
      </w:pPr>
      <w:r>
        <w:t>The Policies and Procedures of the Association were last reviewed and updated in 2021.  While an update is likely not warranted, Board members including the executive members of the Board should review and be familiar with the requirements outlined in those documents.</w:t>
      </w:r>
    </w:p>
    <w:p w14:paraId="2F195BA6" w14:textId="77777777" w:rsidR="00022D51" w:rsidRDefault="007E42F7">
      <w:pPr>
        <w:spacing w:after="120"/>
        <w:ind w:left="720"/>
        <w:rPr>
          <w:i/>
          <w:iCs/>
        </w:rPr>
      </w:pPr>
      <w:r>
        <w:rPr>
          <w:i/>
          <w:iCs/>
        </w:rPr>
        <w:t xml:space="preserve">Action Item #:  All Board members to review the Policies and Procedures of the Association by the end of 2023. </w:t>
      </w:r>
    </w:p>
    <w:p w14:paraId="2F195BA7" w14:textId="77777777" w:rsidR="00022D51" w:rsidRDefault="007E42F7">
      <w:pPr>
        <w:spacing w:after="120"/>
      </w:pPr>
      <w:r>
        <w:t>These planned actions will help ensure awareness of the Board to the Governance requirements of the Association. In addition, the Government of Alberta offers a number of development seminars for individuals serving as Board members for community associations.</w:t>
      </w:r>
    </w:p>
    <w:p w14:paraId="2F195BA8" w14:textId="77777777" w:rsidR="00022D51" w:rsidRDefault="007E42F7">
      <w:pPr>
        <w:spacing w:after="120"/>
        <w:ind w:left="720"/>
        <w:rPr>
          <w:i/>
          <w:iCs/>
        </w:rPr>
      </w:pPr>
      <w:r>
        <w:rPr>
          <w:i/>
          <w:iCs/>
        </w:rPr>
        <w:t xml:space="preserve">Action Item # Board members to attend board development seminars offered by Province of Alberta Community Development in Board governance.  </w:t>
      </w:r>
    </w:p>
    <w:p w14:paraId="2F195BA9" w14:textId="77777777" w:rsidR="00022D51" w:rsidRDefault="007E42F7">
      <w:pPr>
        <w:pStyle w:val="Heading2"/>
        <w:numPr>
          <w:ilvl w:val="1"/>
          <w:numId w:val="10"/>
        </w:numPr>
        <w:ind w:left="1080" w:hanging="720"/>
      </w:pPr>
      <w:bookmarkStart w:id="23" w:name="_4d34og8" w:colFirst="0" w:colLast="0"/>
      <w:bookmarkEnd w:id="23"/>
      <w:r>
        <w:t>Annual General Meeting</w:t>
      </w:r>
    </w:p>
    <w:p w14:paraId="2F195BAA" w14:textId="77777777" w:rsidR="00022D51" w:rsidRDefault="007E42F7">
      <w:pPr>
        <w:spacing w:after="120"/>
      </w:pPr>
      <w:r>
        <w:t xml:space="preserve">An Annual General Meeting of the Association is held every year in the last quarter of the year.  Presentations from the Executive are delivered at this meeting to summarize the key activities of the Association in the preceding year and other items as set-out in the By-Laws. The financial statement for the appointed auditor is presented for member’s scrutiny and discussion. </w:t>
      </w:r>
    </w:p>
    <w:p w14:paraId="2F195BAB" w14:textId="77777777" w:rsidR="00022D51" w:rsidRDefault="007E42F7">
      <w:pPr>
        <w:pStyle w:val="Heading2"/>
        <w:numPr>
          <w:ilvl w:val="1"/>
          <w:numId w:val="10"/>
        </w:numPr>
        <w:ind w:left="1080" w:hanging="720"/>
      </w:pPr>
      <w:bookmarkStart w:id="24" w:name="_2s8eyo1" w:colFirst="0" w:colLast="0"/>
      <w:bookmarkEnd w:id="24"/>
      <w:r>
        <w:t>Regular Board Meetings</w:t>
      </w:r>
    </w:p>
    <w:p w14:paraId="2F195BAC" w14:textId="77777777" w:rsidR="00022D51" w:rsidRDefault="007E42F7">
      <w:pPr>
        <w:spacing w:after="120"/>
      </w:pPr>
      <w:r>
        <w:t>The By-Laws of the Association require that the Board meet 10 times per year.  Generally, the Board will meet monthly except for the summer months. All Directors are expected to participate in regular meetings of the Board.  Portfolio chairs, members of the Association, and guests may participate in regular meetings of the Board, particularly when matters require the awareness or a decision of the Board.  To ensure compliance with the By-Laws and effectiveness of the Board, regular attendance and active par</w:t>
      </w:r>
      <w:r>
        <w:t xml:space="preserve">ticipation of Directors at regular meetings and effective communication between board members between meetings is essential.  </w:t>
      </w:r>
    </w:p>
    <w:p w14:paraId="2F195BAD" w14:textId="77777777" w:rsidR="00022D51" w:rsidRDefault="007E42F7">
      <w:pPr>
        <w:spacing w:after="120"/>
        <w:ind w:left="730"/>
        <w:rPr>
          <w:i/>
          <w:iCs/>
        </w:rPr>
      </w:pPr>
      <w:r>
        <w:rPr>
          <w:i/>
          <w:iCs/>
        </w:rPr>
        <w:t>Action Item # - Ensure regular Director attendance at Board meetings and ensure meetings of the Board support organizational effectiveness through establishment of attendance expectations for Board members.</w:t>
      </w:r>
    </w:p>
    <w:p w14:paraId="2F195BAE" w14:textId="77777777" w:rsidR="00022D51" w:rsidRDefault="007E42F7">
      <w:pPr>
        <w:pBdr>
          <w:top w:val="nil"/>
          <w:left w:val="nil"/>
          <w:bottom w:val="nil"/>
          <w:right w:val="nil"/>
          <w:between w:val="nil"/>
        </w:pBdr>
        <w:spacing w:after="0" w:line="240" w:lineRule="auto"/>
        <w:ind w:left="0"/>
        <w:rPr>
          <w:color w:val="000000"/>
        </w:rPr>
      </w:pPr>
      <w:r>
        <w:rPr>
          <w:color w:val="000000"/>
        </w:rPr>
        <w:t xml:space="preserve">The Secretary will be responsible to coordinate regular meeting meetings of the Board and to oversee administration of the internal communications tools utilized by the Board and the Association.  This includes Google Calendar, Google Drive, and WhatsApp.  The Secretary will be accountable for collection of Executive and Portfolio Chair reports, circulation of reports and agendas, and for collection and distribution of meeting minutes for each meeting.  </w:t>
      </w:r>
    </w:p>
    <w:p w14:paraId="2F195BAF" w14:textId="77777777" w:rsidR="00022D51" w:rsidRDefault="00022D51">
      <w:pPr>
        <w:pBdr>
          <w:top w:val="nil"/>
          <w:left w:val="nil"/>
          <w:bottom w:val="nil"/>
          <w:right w:val="nil"/>
          <w:between w:val="nil"/>
        </w:pBdr>
        <w:spacing w:after="0" w:line="240" w:lineRule="auto"/>
        <w:ind w:left="0"/>
        <w:rPr>
          <w:color w:val="000000"/>
          <w:highlight w:val="yellow"/>
        </w:rPr>
      </w:pPr>
    </w:p>
    <w:p w14:paraId="2F195BB0" w14:textId="77777777" w:rsidR="00022D51" w:rsidRDefault="007E42F7">
      <w:pPr>
        <w:pBdr>
          <w:top w:val="nil"/>
          <w:left w:val="nil"/>
          <w:bottom w:val="nil"/>
          <w:right w:val="nil"/>
          <w:between w:val="nil"/>
        </w:pBdr>
        <w:spacing w:after="0" w:line="240" w:lineRule="auto"/>
        <w:ind w:left="0"/>
        <w:rPr>
          <w:ins w:id="25" w:author="Jason Kellock" w:date="2023-05-06T14:40:00Z"/>
          <w:rFonts w:ascii="Quattrocento Sans" w:eastAsia="Quattrocento Sans" w:hAnsi="Quattrocento Sans" w:cs="Quattrocento Sans"/>
          <w:color w:val="000000"/>
          <w:sz w:val="18"/>
          <w:szCs w:val="18"/>
          <w:highlight w:val="yellow"/>
        </w:rPr>
      </w:pPr>
      <w:ins w:id="26" w:author="Jason Kellock" w:date="2023-05-06T14:40:00Z">
        <w:r>
          <w:rPr>
            <w:color w:val="000000"/>
            <w:highlight w:val="yellow"/>
          </w:rPr>
          <w:t>Better organization and inter-operationality between Board Members </w:t>
        </w:r>
      </w:ins>
    </w:p>
    <w:p w14:paraId="2F195BB1" w14:textId="77777777" w:rsidR="00022D51" w:rsidRDefault="007E42F7">
      <w:pPr>
        <w:pBdr>
          <w:top w:val="nil"/>
          <w:left w:val="nil"/>
          <w:bottom w:val="nil"/>
          <w:right w:val="nil"/>
          <w:between w:val="nil"/>
        </w:pBdr>
        <w:spacing w:after="0" w:line="240" w:lineRule="auto"/>
        <w:ind w:left="360" w:hanging="360"/>
        <w:rPr>
          <w:ins w:id="27" w:author="Jason Kellock" w:date="2023-05-06T14:40:00Z"/>
          <w:rFonts w:ascii="Quattrocento Sans" w:eastAsia="Quattrocento Sans" w:hAnsi="Quattrocento Sans" w:cs="Quattrocento Sans"/>
          <w:color w:val="000000"/>
          <w:sz w:val="18"/>
          <w:szCs w:val="18"/>
          <w:highlight w:val="yellow"/>
        </w:rPr>
      </w:pPr>
      <w:ins w:id="28" w:author="Jason Kellock" w:date="2023-05-06T14:40:00Z">
        <w:r>
          <w:rPr>
            <w:color w:val="000000"/>
            <w:highlight w:val="yellow"/>
          </w:rPr>
          <w:t>-</w:t>
        </w:r>
        <w:r>
          <w:rPr>
            <w:rFonts w:ascii="Times New Roman" w:eastAsia="Times New Roman" w:hAnsi="Times New Roman" w:cs="Times New Roman"/>
            <w:color w:val="000000"/>
            <w:sz w:val="14"/>
            <w:szCs w:val="14"/>
            <w:highlight w:val="yellow"/>
          </w:rPr>
          <w:t xml:space="preserve">   </w:t>
        </w:r>
        <w:r>
          <w:rPr>
            <w:rFonts w:ascii="Calibri" w:eastAsia="Calibri" w:hAnsi="Calibri" w:cs="Calibri"/>
            <w:color w:val="000000"/>
            <w:sz w:val="14"/>
            <w:szCs w:val="14"/>
            <w:highlight w:val="yellow"/>
          </w:rPr>
          <w:tab/>
        </w:r>
        <w:r>
          <w:rPr>
            <w:color w:val="000000"/>
            <w:highlight w:val="yellow"/>
          </w:rPr>
          <w:t>Google Calendar </w:t>
        </w:r>
      </w:ins>
    </w:p>
    <w:p w14:paraId="2F195BB2" w14:textId="77777777" w:rsidR="00022D51" w:rsidRDefault="007E42F7">
      <w:pPr>
        <w:pBdr>
          <w:top w:val="nil"/>
          <w:left w:val="nil"/>
          <w:bottom w:val="nil"/>
          <w:right w:val="nil"/>
          <w:between w:val="nil"/>
        </w:pBdr>
        <w:spacing w:after="0" w:line="240" w:lineRule="auto"/>
        <w:ind w:left="360" w:hanging="360"/>
        <w:rPr>
          <w:color w:val="000000"/>
          <w:highlight w:val="yellow"/>
        </w:rPr>
      </w:pPr>
      <w:ins w:id="29" w:author="Jason Kellock" w:date="2023-05-06T14:40:00Z">
        <w:r>
          <w:rPr>
            <w:color w:val="000000"/>
            <w:highlight w:val="yellow"/>
          </w:rPr>
          <w:t>-</w:t>
        </w:r>
        <w:r>
          <w:rPr>
            <w:rFonts w:ascii="Times New Roman" w:eastAsia="Times New Roman" w:hAnsi="Times New Roman" w:cs="Times New Roman"/>
            <w:color w:val="000000"/>
            <w:sz w:val="14"/>
            <w:szCs w:val="14"/>
            <w:highlight w:val="yellow"/>
          </w:rPr>
          <w:t xml:space="preserve">   </w:t>
        </w:r>
        <w:r>
          <w:rPr>
            <w:rFonts w:ascii="Calibri" w:eastAsia="Calibri" w:hAnsi="Calibri" w:cs="Calibri"/>
            <w:color w:val="000000"/>
            <w:sz w:val="14"/>
            <w:szCs w:val="14"/>
            <w:highlight w:val="yellow"/>
          </w:rPr>
          <w:tab/>
        </w:r>
        <w:r>
          <w:rPr>
            <w:color w:val="000000"/>
            <w:highlight w:val="yellow"/>
          </w:rPr>
          <w:t>Google Drive </w:t>
        </w:r>
      </w:ins>
    </w:p>
    <w:p w14:paraId="2F195BB3" w14:textId="77777777" w:rsidR="00022D51" w:rsidRDefault="007E42F7">
      <w:pPr>
        <w:pBdr>
          <w:top w:val="nil"/>
          <w:left w:val="nil"/>
          <w:bottom w:val="nil"/>
          <w:right w:val="nil"/>
          <w:between w:val="nil"/>
        </w:pBdr>
        <w:spacing w:after="0" w:line="240" w:lineRule="auto"/>
        <w:ind w:left="360" w:hanging="360"/>
        <w:rPr>
          <w:color w:val="000000"/>
          <w:highlight w:val="yellow"/>
        </w:rPr>
      </w:pPr>
      <w:r>
        <w:rPr>
          <w:color w:val="000000"/>
          <w:highlight w:val="yellow"/>
        </w:rPr>
        <w:t>Establish meeting attendance expectations</w:t>
      </w:r>
    </w:p>
    <w:p w14:paraId="2F195BB4" w14:textId="77777777" w:rsidR="00022D51" w:rsidRDefault="007E42F7">
      <w:pPr>
        <w:pBdr>
          <w:top w:val="nil"/>
          <w:left w:val="nil"/>
          <w:bottom w:val="nil"/>
          <w:right w:val="nil"/>
          <w:between w:val="nil"/>
        </w:pBdr>
        <w:spacing w:after="0" w:line="240" w:lineRule="auto"/>
        <w:ind w:left="360" w:hanging="360"/>
        <w:rPr>
          <w:color w:val="000000"/>
          <w:highlight w:val="yellow"/>
        </w:rPr>
      </w:pPr>
      <w:r>
        <w:rPr>
          <w:color w:val="000000"/>
          <w:highlight w:val="yellow"/>
        </w:rPr>
        <w:t>Reports submitted on time, circulated in advance</w:t>
      </w:r>
    </w:p>
    <w:p w14:paraId="2F195BB5" w14:textId="77777777" w:rsidR="00022D51" w:rsidRDefault="007E42F7">
      <w:pPr>
        <w:pBdr>
          <w:top w:val="nil"/>
          <w:left w:val="nil"/>
          <w:bottom w:val="nil"/>
          <w:right w:val="nil"/>
          <w:between w:val="nil"/>
        </w:pBdr>
        <w:spacing w:after="0" w:line="240" w:lineRule="auto"/>
        <w:ind w:left="360" w:hanging="360"/>
        <w:rPr>
          <w:color w:val="000000"/>
          <w:highlight w:val="yellow"/>
        </w:rPr>
      </w:pPr>
      <w:r>
        <w:rPr>
          <w:color w:val="000000"/>
          <w:highlight w:val="yellow"/>
        </w:rPr>
        <w:t>Board meeting minutes captured and circulated, and posted on website</w:t>
      </w:r>
    </w:p>
    <w:p w14:paraId="2F195BB6" w14:textId="77777777" w:rsidR="00022D51" w:rsidRDefault="007E42F7">
      <w:pPr>
        <w:pBdr>
          <w:top w:val="nil"/>
          <w:left w:val="nil"/>
          <w:bottom w:val="nil"/>
          <w:right w:val="nil"/>
          <w:between w:val="nil"/>
        </w:pBdr>
        <w:spacing w:after="0" w:line="240" w:lineRule="auto"/>
        <w:ind w:left="360" w:hanging="360"/>
        <w:rPr>
          <w:ins w:id="30" w:author="Jason Kellock" w:date="2023-05-06T14:40:00Z"/>
          <w:color w:val="000000"/>
          <w:highlight w:val="yellow"/>
        </w:rPr>
      </w:pPr>
      <w:ins w:id="31" w:author="Jason Kellock" w:date="2023-05-06T14:40:00Z">
        <w:r>
          <w:rPr>
            <w:color w:val="000000"/>
            <w:highlight w:val="yellow"/>
          </w:rPr>
          <w:t>Various Board Items </w:t>
        </w:r>
      </w:ins>
    </w:p>
    <w:p w14:paraId="2F195BB7" w14:textId="77777777" w:rsidR="00022D51" w:rsidRDefault="007E42F7">
      <w:pPr>
        <w:pBdr>
          <w:top w:val="nil"/>
          <w:left w:val="nil"/>
          <w:bottom w:val="nil"/>
          <w:right w:val="nil"/>
          <w:between w:val="nil"/>
        </w:pBdr>
        <w:spacing w:after="0" w:line="240" w:lineRule="auto"/>
        <w:ind w:left="0"/>
        <w:rPr>
          <w:ins w:id="32" w:author="Jason Kellock" w:date="2023-05-06T14:40:00Z"/>
          <w:color w:val="000000"/>
          <w:highlight w:val="yellow"/>
        </w:rPr>
      </w:pPr>
      <w:ins w:id="33" w:author="Jason Kellock" w:date="2023-05-06T14:40:00Z">
        <w:r>
          <w:rPr>
            <w:color w:val="000000"/>
            <w:highlight w:val="yellow"/>
          </w:rPr>
          <w:t>Need Board Members to show up to each meeting so we can start moving forward on action items identified below </w:t>
        </w:r>
      </w:ins>
    </w:p>
    <w:p w14:paraId="2F195BB8" w14:textId="77777777" w:rsidR="00022D51" w:rsidRDefault="007E42F7">
      <w:pPr>
        <w:pBdr>
          <w:top w:val="nil"/>
          <w:left w:val="nil"/>
          <w:bottom w:val="nil"/>
          <w:right w:val="nil"/>
          <w:between w:val="nil"/>
        </w:pBdr>
        <w:spacing w:after="0" w:line="240" w:lineRule="auto"/>
        <w:ind w:left="0"/>
        <w:rPr>
          <w:color w:val="000000"/>
          <w:highlight w:val="yellow"/>
        </w:rPr>
      </w:pPr>
      <w:ins w:id="34" w:author="Jason Kellock" w:date="2023-05-06T14:40:00Z">
        <w:r>
          <w:rPr>
            <w:color w:val="000000"/>
            <w:highlight w:val="yellow"/>
          </w:rPr>
          <w:t>Bylaw requirements and absences are preventing us from passing motions </w:t>
        </w:r>
      </w:ins>
    </w:p>
    <w:p w14:paraId="2F195BB9" w14:textId="77777777" w:rsidR="00022D51" w:rsidRDefault="00022D51">
      <w:pPr>
        <w:pBdr>
          <w:top w:val="nil"/>
          <w:left w:val="nil"/>
          <w:bottom w:val="nil"/>
          <w:right w:val="nil"/>
          <w:between w:val="nil"/>
        </w:pBdr>
        <w:spacing w:after="0" w:line="240" w:lineRule="auto"/>
        <w:ind w:left="0"/>
        <w:rPr>
          <w:color w:val="000000"/>
          <w:highlight w:val="yellow"/>
        </w:rPr>
      </w:pPr>
    </w:p>
    <w:p w14:paraId="2F195BBA" w14:textId="77777777" w:rsidR="00022D51" w:rsidRDefault="00022D51">
      <w:pPr>
        <w:pBdr>
          <w:top w:val="nil"/>
          <w:left w:val="nil"/>
          <w:bottom w:val="nil"/>
          <w:right w:val="nil"/>
          <w:between w:val="nil"/>
        </w:pBdr>
        <w:spacing w:after="0" w:line="240" w:lineRule="auto"/>
        <w:ind w:left="0"/>
        <w:rPr>
          <w:color w:val="000000"/>
          <w:highlight w:val="yellow"/>
        </w:rPr>
      </w:pPr>
    </w:p>
    <w:p w14:paraId="2F195BBB" w14:textId="77777777" w:rsidR="00022D51" w:rsidRDefault="007E42F7">
      <w:pPr>
        <w:pStyle w:val="Heading1"/>
        <w:numPr>
          <w:ilvl w:val="0"/>
          <w:numId w:val="10"/>
        </w:numPr>
      </w:pPr>
      <w:bookmarkStart w:id="35" w:name="_17dp8vu" w:colFirst="0" w:colLast="0"/>
      <w:bookmarkEnd w:id="35"/>
      <w:r>
        <w:t xml:space="preserve">Community Assessment and Market Research  </w:t>
      </w:r>
    </w:p>
    <w:p w14:paraId="2F195BBC" w14:textId="77777777" w:rsidR="00022D51" w:rsidRDefault="007E42F7">
      <w:pPr>
        <w:pStyle w:val="Heading2"/>
        <w:numPr>
          <w:ilvl w:val="1"/>
          <w:numId w:val="10"/>
        </w:numPr>
        <w:ind w:left="1080" w:hanging="720"/>
      </w:pPr>
      <w:bookmarkStart w:id="36" w:name="_3rdcrjn" w:colFirst="0" w:colLast="0"/>
      <w:bookmarkEnd w:id="36"/>
      <w:r>
        <w:t xml:space="preserve">Who We Serve  </w:t>
      </w:r>
    </w:p>
    <w:p w14:paraId="2F195BBD" w14:textId="77777777" w:rsidR="00022D51" w:rsidRDefault="007E42F7">
      <w:r>
        <w:t xml:space="preserve">The Association is one of 150 Community Associations in the City of Calgary and is recognized as a community-based organization of the residents of Rocky Ridge and Royal Oak.  As a community-based not-for-profit society, membership in the Association is open to anyone who wishes to join.  The primary constituency of the Association are the residents of the community.  In addition, the Association represents the interests of area businesses.  </w:t>
      </w:r>
    </w:p>
    <w:p w14:paraId="2F195BBE" w14:textId="77777777" w:rsidR="00022D51" w:rsidRDefault="007E42F7">
      <w:pPr>
        <w:pStyle w:val="Heading2"/>
        <w:numPr>
          <w:ilvl w:val="1"/>
          <w:numId w:val="10"/>
        </w:numPr>
      </w:pPr>
      <w:bookmarkStart w:id="37" w:name="_26in1rg" w:colFirst="0" w:colLast="0"/>
      <w:bookmarkEnd w:id="37"/>
      <w:r>
        <w:t xml:space="preserve">What We Know About the People We Serve  </w:t>
      </w:r>
    </w:p>
    <w:p w14:paraId="2F195BBF" w14:textId="77777777" w:rsidR="00022D51" w:rsidRDefault="007E42F7">
      <w:pPr>
        <w:pBdr>
          <w:top w:val="nil"/>
          <w:left w:val="nil"/>
          <w:bottom w:val="nil"/>
          <w:right w:val="nil"/>
          <w:between w:val="nil"/>
        </w:pBdr>
        <w:spacing w:after="120"/>
        <w:rPr>
          <w:color w:val="000000"/>
        </w:rPr>
      </w:pPr>
      <w:r>
        <w:rPr>
          <w:color w:val="000000"/>
        </w:rPr>
        <w:t>The combined population of Rocky Ridge and Royal Oak is 19,885 as reported in the community demographics on the City of Calgary Community Profiles website</w:t>
      </w:r>
      <w:r>
        <w:rPr>
          <w:color w:val="000000"/>
          <w:vertAlign w:val="superscript"/>
        </w:rPr>
        <w:t>1</w:t>
      </w:r>
      <w:r>
        <w:rPr>
          <w:color w:val="000000"/>
        </w:rPr>
        <w:t xml:space="preserve">.  The population of both communities is not forecast to change significantly to 2042.  However, changing population demographics by age and other criteria should be monitored by the Association as this may inform adjustments to program offerings and other community needs.  </w:t>
      </w:r>
    </w:p>
    <w:p w14:paraId="2F195BC0" w14:textId="77777777" w:rsidR="00022D51" w:rsidRDefault="007E42F7">
      <w:pPr>
        <w:spacing w:after="120"/>
      </w:pPr>
      <w:r>
        <w:t xml:space="preserve">The Community Profiles on the City of Calgary website provide various demographic information of for the Communities of Rocky Ridge and Royal Oak.  As part of this Strategic Plan review, the Association will undertake a community survey to solicit information on the needs and priorities of the community members.  This information will inform the priorities of the Association.  </w:t>
      </w:r>
    </w:p>
    <w:p w14:paraId="2F195BC1" w14:textId="77777777" w:rsidR="00022D51" w:rsidRDefault="007E42F7">
      <w:pPr>
        <w:spacing w:after="120"/>
        <w:ind w:left="730"/>
        <w:rPr>
          <w:i/>
          <w:iCs/>
          <w:highlight w:val="yellow"/>
        </w:rPr>
      </w:pPr>
      <w:r>
        <w:rPr>
          <w:i/>
          <w:iCs/>
        </w:rPr>
        <w:t xml:space="preserve">Action Item # – Conduct a community survey in 2023 to seek feedback from the members of the community on their perspectives and priorities and incorporate this feedback into the Strategic Plan of the Association.  </w:t>
      </w:r>
    </w:p>
    <w:p w14:paraId="2F195BC2" w14:textId="77777777" w:rsidR="00022D51" w:rsidRDefault="007E42F7">
      <w:pPr>
        <w:spacing w:after="120"/>
        <w:rPr>
          <w:highlight w:val="yellow"/>
        </w:rPr>
      </w:pPr>
      <w:r>
        <w:rPr>
          <w:highlight w:val="yellow"/>
        </w:rPr>
        <w:t>[The Intelligent Futures study includes the latest demographics]</w:t>
      </w:r>
    </w:p>
    <w:p w14:paraId="2F195BC3" w14:textId="77777777" w:rsidR="00022D51" w:rsidRDefault="00022D51">
      <w:pPr>
        <w:spacing w:after="120"/>
        <w:rPr>
          <w:highlight w:val="yellow"/>
        </w:rPr>
      </w:pPr>
    </w:p>
    <w:p w14:paraId="2F195BC4" w14:textId="77777777" w:rsidR="00022D51" w:rsidRDefault="007E42F7">
      <w:pPr>
        <w:spacing w:after="120"/>
        <w:rPr>
          <w:del w:id="38" w:author="Jason Kellock" w:date="2023-05-22T14:23:00Z"/>
          <w:highlight w:val="yellow"/>
        </w:rPr>
      </w:pPr>
      <w:del w:id="39" w:author="Jason Kellock" w:date="2023-05-22T14:23:00Z">
        <w:r>
          <w:rPr>
            <w:highlight w:val="yellow"/>
          </w:rPr>
          <w:delText xml:space="preserve">The table below are statistics extracted from the demographics on the City of Calgary website.  These statistics show two healthy, family-oriented communities with a large workforce enjoying an above average median income.  This also illustrates that there is unemployment in the area and a number of seniors; both of which groups must be considered in a Community Association acting on behalf of the residents. </w:delText>
        </w:r>
      </w:del>
    </w:p>
    <w:p w14:paraId="2F195BC5" w14:textId="77777777" w:rsidR="00022D51" w:rsidRDefault="00022D51">
      <w:pPr>
        <w:spacing w:after="0"/>
        <w:ind w:left="-5" w:right="11"/>
        <w:rPr>
          <w:highlight w:val="yellow"/>
        </w:rPr>
      </w:pPr>
    </w:p>
    <w:tbl>
      <w:tblPr>
        <w:tblStyle w:val="a0"/>
        <w:tblW w:w="9372" w:type="dxa"/>
        <w:tblInd w:w="-13" w:type="dxa"/>
        <w:tblLayout w:type="fixed"/>
        <w:tblLook w:val="0400" w:firstRow="0" w:lastRow="0" w:firstColumn="0" w:lastColumn="0" w:noHBand="0" w:noVBand="1"/>
      </w:tblPr>
      <w:tblGrid>
        <w:gridCol w:w="3522"/>
        <w:gridCol w:w="1170"/>
        <w:gridCol w:w="1080"/>
        <w:gridCol w:w="1620"/>
        <w:gridCol w:w="1980"/>
      </w:tblGrid>
      <w:tr w:rsidR="00022D51" w14:paraId="2F195BCB" w14:textId="77777777">
        <w:trPr>
          <w:trHeight w:val="542"/>
        </w:trPr>
        <w:tc>
          <w:tcPr>
            <w:tcW w:w="352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F195BC6" w14:textId="77777777" w:rsidR="00022D51" w:rsidRDefault="007E42F7">
            <w:pPr>
              <w:spacing w:line="259" w:lineRule="auto"/>
              <w:ind w:left="0"/>
              <w:rPr>
                <w:highlight w:val="yellow"/>
              </w:rPr>
            </w:pPr>
            <w:commentRangeStart w:id="40"/>
            <w:r>
              <w:rPr>
                <w:rFonts w:ascii="Calibri" w:eastAsia="Calibri" w:hAnsi="Calibri" w:cs="Calibri"/>
                <w:b/>
                <w:bCs/>
                <w:sz w:val="22"/>
                <w:szCs w:val="22"/>
                <w:highlight w:val="yellow"/>
              </w:rPr>
              <w:t xml:space="preserve"> Category </w:t>
            </w:r>
            <w:commentRangeEnd w:id="40"/>
            <w:r>
              <w:rPr>
                <w:rStyle w:val="CommentReference"/>
                <w:sz w:val="24"/>
                <w:szCs w:val="24"/>
                <w:highlight w:val="yellow"/>
              </w:rPr>
              <w:commentReference w:id="40"/>
            </w: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2F195BC7"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Rocky Ridge </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Pr>
          <w:p w14:paraId="2F195BC8"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Royal Oak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2F195BC9"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Total 2 communities </w:t>
            </w:r>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2F195BCA"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Percent of 2015 Population </w:t>
            </w:r>
          </w:p>
        </w:tc>
      </w:tr>
      <w:tr w:rsidR="00022D51" w14:paraId="2F195BD1" w14:textId="77777777">
        <w:trPr>
          <w:trHeight w:val="313"/>
        </w:trPr>
        <w:tc>
          <w:tcPr>
            <w:tcW w:w="3522" w:type="dxa"/>
            <w:tcBorders>
              <w:top w:val="single" w:sz="4" w:space="0" w:color="000000"/>
              <w:left w:val="single" w:sz="4" w:space="0" w:color="000000"/>
              <w:bottom w:val="single" w:sz="4" w:space="0" w:color="000000"/>
              <w:right w:val="single" w:sz="4" w:space="0" w:color="000000"/>
            </w:tcBorders>
          </w:tcPr>
          <w:p w14:paraId="2F195BCC"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Population 2015 </w:t>
            </w:r>
          </w:p>
        </w:tc>
        <w:tc>
          <w:tcPr>
            <w:tcW w:w="1170" w:type="dxa"/>
            <w:tcBorders>
              <w:top w:val="single" w:sz="4" w:space="0" w:color="000000"/>
              <w:left w:val="single" w:sz="4" w:space="0" w:color="000000"/>
              <w:bottom w:val="single" w:sz="4" w:space="0" w:color="000000"/>
              <w:right w:val="single" w:sz="4" w:space="0" w:color="000000"/>
            </w:tcBorders>
          </w:tcPr>
          <w:p w14:paraId="2F195BCD" w14:textId="77777777" w:rsidR="00022D51" w:rsidRDefault="007E42F7">
            <w:pPr>
              <w:spacing w:line="259" w:lineRule="auto"/>
              <w:ind w:left="9"/>
              <w:jc w:val="center"/>
              <w:rPr>
                <w:highlight w:val="yellow"/>
              </w:rPr>
            </w:pPr>
            <w:r>
              <w:rPr>
                <w:rFonts w:ascii="Calibri" w:eastAsia="Calibri" w:hAnsi="Calibri" w:cs="Calibri"/>
                <w:sz w:val="22"/>
                <w:szCs w:val="22"/>
                <w:highlight w:val="yellow"/>
              </w:rPr>
              <w:t xml:space="preserve">8,229 </w:t>
            </w:r>
          </w:p>
        </w:tc>
        <w:tc>
          <w:tcPr>
            <w:tcW w:w="1080" w:type="dxa"/>
            <w:tcBorders>
              <w:top w:val="single" w:sz="4" w:space="0" w:color="000000"/>
              <w:left w:val="single" w:sz="4" w:space="0" w:color="000000"/>
              <w:bottom w:val="single" w:sz="4" w:space="0" w:color="000000"/>
              <w:right w:val="single" w:sz="4" w:space="0" w:color="000000"/>
            </w:tcBorders>
          </w:tcPr>
          <w:p w14:paraId="2F195BCE"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11,749 </w:t>
            </w:r>
          </w:p>
        </w:tc>
        <w:tc>
          <w:tcPr>
            <w:tcW w:w="1620" w:type="dxa"/>
            <w:tcBorders>
              <w:top w:val="single" w:sz="4" w:space="0" w:color="000000"/>
              <w:left w:val="single" w:sz="4" w:space="0" w:color="000000"/>
              <w:bottom w:val="single" w:sz="4" w:space="0" w:color="000000"/>
              <w:right w:val="single" w:sz="4" w:space="0" w:color="000000"/>
            </w:tcBorders>
          </w:tcPr>
          <w:p w14:paraId="2F195BCF" w14:textId="77777777" w:rsidR="00022D51" w:rsidRDefault="007E42F7">
            <w:pPr>
              <w:spacing w:line="259" w:lineRule="auto"/>
              <w:ind w:left="12"/>
              <w:jc w:val="center"/>
              <w:rPr>
                <w:highlight w:val="yellow"/>
              </w:rPr>
            </w:pPr>
            <w:r>
              <w:rPr>
                <w:rFonts w:ascii="Calibri" w:eastAsia="Calibri" w:hAnsi="Calibri" w:cs="Calibri"/>
                <w:sz w:val="22"/>
                <w:szCs w:val="22"/>
                <w:highlight w:val="yellow"/>
              </w:rPr>
              <w:t xml:space="preserve">19,978 </w:t>
            </w:r>
          </w:p>
        </w:tc>
        <w:tc>
          <w:tcPr>
            <w:tcW w:w="1980" w:type="dxa"/>
            <w:tcBorders>
              <w:top w:val="single" w:sz="4" w:space="0" w:color="000000"/>
              <w:left w:val="single" w:sz="4" w:space="0" w:color="000000"/>
              <w:bottom w:val="single" w:sz="4" w:space="0" w:color="000000"/>
              <w:right w:val="single" w:sz="4" w:space="0" w:color="000000"/>
            </w:tcBorders>
          </w:tcPr>
          <w:p w14:paraId="2F195BD0" w14:textId="77777777" w:rsidR="00022D51" w:rsidRDefault="007E42F7">
            <w:pPr>
              <w:spacing w:line="259" w:lineRule="auto"/>
              <w:ind w:left="13"/>
              <w:jc w:val="center"/>
              <w:rPr>
                <w:highlight w:val="yellow"/>
              </w:rPr>
            </w:pPr>
            <w:r>
              <w:rPr>
                <w:rFonts w:ascii="Calibri" w:eastAsia="Calibri" w:hAnsi="Calibri" w:cs="Calibri"/>
                <w:sz w:val="22"/>
                <w:szCs w:val="22"/>
                <w:highlight w:val="yellow"/>
              </w:rPr>
              <w:t xml:space="preserve">100% </w:t>
            </w:r>
          </w:p>
        </w:tc>
      </w:tr>
      <w:tr w:rsidR="00022D51" w14:paraId="2F195BD7" w14:textId="77777777">
        <w:trPr>
          <w:trHeight w:val="310"/>
        </w:trPr>
        <w:tc>
          <w:tcPr>
            <w:tcW w:w="3522" w:type="dxa"/>
            <w:tcBorders>
              <w:top w:val="single" w:sz="4" w:space="0" w:color="000000"/>
              <w:left w:val="single" w:sz="4" w:space="0" w:color="000000"/>
              <w:bottom w:val="single" w:sz="4" w:space="0" w:color="000000"/>
              <w:right w:val="single" w:sz="4" w:space="0" w:color="000000"/>
            </w:tcBorders>
          </w:tcPr>
          <w:p w14:paraId="2F195BD2"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Projected to 2076 </w:t>
            </w:r>
          </w:p>
        </w:tc>
        <w:tc>
          <w:tcPr>
            <w:tcW w:w="1170" w:type="dxa"/>
            <w:tcBorders>
              <w:top w:val="single" w:sz="4" w:space="0" w:color="000000"/>
              <w:left w:val="single" w:sz="4" w:space="0" w:color="000000"/>
              <w:bottom w:val="single" w:sz="4" w:space="0" w:color="000000"/>
              <w:right w:val="single" w:sz="4" w:space="0" w:color="000000"/>
            </w:tcBorders>
          </w:tcPr>
          <w:p w14:paraId="2F195BD3" w14:textId="77777777" w:rsidR="00022D51" w:rsidRDefault="007E42F7">
            <w:pPr>
              <w:spacing w:line="259" w:lineRule="auto"/>
              <w:ind w:left="9"/>
              <w:jc w:val="center"/>
              <w:rPr>
                <w:highlight w:val="yellow"/>
              </w:rPr>
            </w:pPr>
            <w:r>
              <w:rPr>
                <w:rFonts w:ascii="Calibri" w:eastAsia="Calibri" w:hAnsi="Calibri" w:cs="Calibri"/>
                <w:sz w:val="22"/>
                <w:szCs w:val="22"/>
                <w:highlight w:val="yellow"/>
              </w:rPr>
              <w:t xml:space="preserve">6,699 </w:t>
            </w:r>
          </w:p>
        </w:tc>
        <w:tc>
          <w:tcPr>
            <w:tcW w:w="1080" w:type="dxa"/>
            <w:tcBorders>
              <w:top w:val="single" w:sz="4" w:space="0" w:color="000000"/>
              <w:left w:val="single" w:sz="4" w:space="0" w:color="000000"/>
              <w:bottom w:val="single" w:sz="4" w:space="0" w:color="000000"/>
              <w:right w:val="single" w:sz="4" w:space="0" w:color="000000"/>
            </w:tcBorders>
          </w:tcPr>
          <w:p w14:paraId="2F195BD4"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9,350 </w:t>
            </w:r>
          </w:p>
        </w:tc>
        <w:tc>
          <w:tcPr>
            <w:tcW w:w="1620" w:type="dxa"/>
            <w:tcBorders>
              <w:top w:val="single" w:sz="4" w:space="0" w:color="000000"/>
              <w:left w:val="single" w:sz="4" w:space="0" w:color="000000"/>
              <w:bottom w:val="single" w:sz="4" w:space="0" w:color="000000"/>
              <w:right w:val="single" w:sz="4" w:space="0" w:color="000000"/>
            </w:tcBorders>
          </w:tcPr>
          <w:p w14:paraId="2F195BD5" w14:textId="77777777" w:rsidR="00022D51" w:rsidRDefault="007E42F7">
            <w:pPr>
              <w:spacing w:line="259" w:lineRule="auto"/>
              <w:ind w:left="12"/>
              <w:jc w:val="center"/>
              <w:rPr>
                <w:highlight w:val="yellow"/>
              </w:rPr>
            </w:pPr>
            <w:r>
              <w:rPr>
                <w:rFonts w:ascii="Calibri" w:eastAsia="Calibri" w:hAnsi="Calibri" w:cs="Calibri"/>
                <w:sz w:val="22"/>
                <w:szCs w:val="22"/>
                <w:highlight w:val="yellow"/>
              </w:rPr>
              <w:t xml:space="preserve">16,049 </w:t>
            </w:r>
          </w:p>
        </w:tc>
        <w:tc>
          <w:tcPr>
            <w:tcW w:w="1980" w:type="dxa"/>
            <w:tcBorders>
              <w:top w:val="single" w:sz="4" w:space="0" w:color="000000"/>
              <w:left w:val="single" w:sz="4" w:space="0" w:color="000000"/>
              <w:bottom w:val="single" w:sz="4" w:space="0" w:color="000000"/>
              <w:right w:val="single" w:sz="4" w:space="0" w:color="000000"/>
            </w:tcBorders>
          </w:tcPr>
          <w:p w14:paraId="2F195BD6"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88% </w:t>
            </w:r>
          </w:p>
        </w:tc>
      </w:tr>
      <w:tr w:rsidR="00022D51" w14:paraId="2F195BDD" w14:textId="77777777">
        <w:trPr>
          <w:trHeight w:val="310"/>
        </w:trPr>
        <w:tc>
          <w:tcPr>
            <w:tcW w:w="3522" w:type="dxa"/>
            <w:tcBorders>
              <w:top w:val="single" w:sz="4" w:space="0" w:color="000000"/>
              <w:left w:val="single" w:sz="4" w:space="0" w:color="000000"/>
              <w:bottom w:val="single" w:sz="4" w:space="0" w:color="000000"/>
              <w:right w:val="single" w:sz="4" w:space="0" w:color="000000"/>
            </w:tcBorders>
          </w:tcPr>
          <w:p w14:paraId="2F195BD8"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Median Household Income 2010 </w:t>
            </w:r>
          </w:p>
        </w:tc>
        <w:tc>
          <w:tcPr>
            <w:tcW w:w="1170" w:type="dxa"/>
            <w:tcBorders>
              <w:top w:val="single" w:sz="4" w:space="0" w:color="000000"/>
              <w:left w:val="single" w:sz="4" w:space="0" w:color="000000"/>
              <w:bottom w:val="single" w:sz="4" w:space="0" w:color="000000"/>
              <w:right w:val="single" w:sz="4" w:space="0" w:color="000000"/>
            </w:tcBorders>
          </w:tcPr>
          <w:p w14:paraId="2F195BD9" w14:textId="77777777" w:rsidR="00022D51" w:rsidRDefault="007E42F7">
            <w:pPr>
              <w:spacing w:line="259" w:lineRule="auto"/>
              <w:ind w:left="6"/>
              <w:jc w:val="center"/>
              <w:rPr>
                <w:highlight w:val="yellow"/>
              </w:rPr>
            </w:pPr>
            <w:r>
              <w:rPr>
                <w:rFonts w:ascii="Calibri" w:eastAsia="Calibri" w:hAnsi="Calibri" w:cs="Calibri"/>
                <w:sz w:val="22"/>
                <w:szCs w:val="22"/>
                <w:highlight w:val="yellow"/>
              </w:rPr>
              <w:t xml:space="preserve">110,906 </w:t>
            </w:r>
          </w:p>
        </w:tc>
        <w:tc>
          <w:tcPr>
            <w:tcW w:w="1080" w:type="dxa"/>
            <w:tcBorders>
              <w:top w:val="single" w:sz="4" w:space="0" w:color="000000"/>
              <w:left w:val="single" w:sz="4" w:space="0" w:color="000000"/>
              <w:bottom w:val="single" w:sz="4" w:space="0" w:color="000000"/>
              <w:right w:val="single" w:sz="4" w:space="0" w:color="000000"/>
            </w:tcBorders>
          </w:tcPr>
          <w:p w14:paraId="2F195BDA"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95,231 </w:t>
            </w:r>
          </w:p>
        </w:tc>
        <w:tc>
          <w:tcPr>
            <w:tcW w:w="1620" w:type="dxa"/>
            <w:tcBorders>
              <w:top w:val="single" w:sz="4" w:space="0" w:color="000000"/>
              <w:left w:val="single" w:sz="4" w:space="0" w:color="000000"/>
              <w:bottom w:val="single" w:sz="4" w:space="0" w:color="000000"/>
              <w:right w:val="single" w:sz="4" w:space="0" w:color="000000"/>
            </w:tcBorders>
          </w:tcPr>
          <w:p w14:paraId="2F195BDB"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$103,068 </w:t>
            </w:r>
          </w:p>
        </w:tc>
        <w:tc>
          <w:tcPr>
            <w:tcW w:w="1980" w:type="dxa"/>
            <w:tcBorders>
              <w:top w:val="single" w:sz="4" w:space="0" w:color="000000"/>
              <w:left w:val="single" w:sz="4" w:space="0" w:color="000000"/>
              <w:bottom w:val="single" w:sz="4" w:space="0" w:color="000000"/>
              <w:right w:val="single" w:sz="4" w:space="0" w:color="000000"/>
            </w:tcBorders>
          </w:tcPr>
          <w:p w14:paraId="2F195BDC" w14:textId="77777777" w:rsidR="00022D51" w:rsidRDefault="007E42F7">
            <w:pPr>
              <w:spacing w:line="259" w:lineRule="auto"/>
              <w:ind w:left="58"/>
              <w:jc w:val="center"/>
              <w:rPr>
                <w:highlight w:val="yellow"/>
              </w:rPr>
            </w:pPr>
            <w:r>
              <w:rPr>
                <w:rFonts w:ascii="Calibri" w:eastAsia="Calibri" w:hAnsi="Calibri" w:cs="Calibri"/>
                <w:sz w:val="22"/>
                <w:szCs w:val="22"/>
                <w:highlight w:val="yellow"/>
              </w:rPr>
              <w:t xml:space="preserve"> </w:t>
            </w:r>
          </w:p>
        </w:tc>
      </w:tr>
      <w:tr w:rsidR="00022D51" w14:paraId="2F195BE3" w14:textId="77777777">
        <w:trPr>
          <w:trHeight w:val="547"/>
        </w:trPr>
        <w:tc>
          <w:tcPr>
            <w:tcW w:w="3522" w:type="dxa"/>
            <w:tcBorders>
              <w:top w:val="single" w:sz="4" w:space="0" w:color="000000"/>
              <w:left w:val="single" w:sz="4" w:space="0" w:color="000000"/>
              <w:bottom w:val="single" w:sz="4" w:space="0" w:color="000000"/>
              <w:right w:val="single" w:sz="4" w:space="0" w:color="000000"/>
            </w:tcBorders>
          </w:tcPr>
          <w:p w14:paraId="2F195BDE"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Persons in Low Income Households 2010 </w:t>
            </w:r>
          </w:p>
        </w:tc>
        <w:tc>
          <w:tcPr>
            <w:tcW w:w="1170" w:type="dxa"/>
            <w:tcBorders>
              <w:top w:val="single" w:sz="4" w:space="0" w:color="000000"/>
              <w:left w:val="single" w:sz="4" w:space="0" w:color="000000"/>
              <w:bottom w:val="single" w:sz="4" w:space="0" w:color="000000"/>
              <w:right w:val="single" w:sz="4" w:space="0" w:color="000000"/>
            </w:tcBorders>
            <w:vAlign w:val="bottom"/>
          </w:tcPr>
          <w:p w14:paraId="2F195BDF" w14:textId="77777777" w:rsidR="00022D51" w:rsidRDefault="007E42F7">
            <w:pPr>
              <w:spacing w:line="259" w:lineRule="auto"/>
              <w:ind w:left="9"/>
              <w:jc w:val="center"/>
              <w:rPr>
                <w:highlight w:val="yellow"/>
              </w:rPr>
            </w:pPr>
            <w:r>
              <w:rPr>
                <w:rFonts w:ascii="Calibri" w:eastAsia="Calibri" w:hAnsi="Calibri" w:cs="Calibri"/>
                <w:sz w:val="22"/>
                <w:szCs w:val="22"/>
                <w:highlight w:val="yellow"/>
              </w:rPr>
              <w:t xml:space="preserve">615 </w:t>
            </w:r>
          </w:p>
        </w:tc>
        <w:tc>
          <w:tcPr>
            <w:tcW w:w="1080" w:type="dxa"/>
            <w:tcBorders>
              <w:top w:val="single" w:sz="4" w:space="0" w:color="000000"/>
              <w:left w:val="single" w:sz="4" w:space="0" w:color="000000"/>
              <w:bottom w:val="single" w:sz="4" w:space="0" w:color="000000"/>
              <w:right w:val="single" w:sz="4" w:space="0" w:color="000000"/>
            </w:tcBorders>
            <w:vAlign w:val="bottom"/>
          </w:tcPr>
          <w:p w14:paraId="2F195BE0"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695 </w:t>
            </w:r>
          </w:p>
        </w:tc>
        <w:tc>
          <w:tcPr>
            <w:tcW w:w="1620" w:type="dxa"/>
            <w:tcBorders>
              <w:top w:val="single" w:sz="4" w:space="0" w:color="000000"/>
              <w:left w:val="single" w:sz="4" w:space="0" w:color="000000"/>
              <w:bottom w:val="single" w:sz="4" w:space="0" w:color="000000"/>
              <w:right w:val="single" w:sz="4" w:space="0" w:color="000000"/>
            </w:tcBorders>
            <w:vAlign w:val="bottom"/>
          </w:tcPr>
          <w:p w14:paraId="2F195BE1" w14:textId="77777777" w:rsidR="00022D51" w:rsidRDefault="007E42F7">
            <w:pPr>
              <w:spacing w:line="259" w:lineRule="auto"/>
              <w:ind w:left="12"/>
              <w:jc w:val="center"/>
              <w:rPr>
                <w:highlight w:val="yellow"/>
              </w:rPr>
            </w:pPr>
            <w:r>
              <w:rPr>
                <w:rFonts w:ascii="Calibri" w:eastAsia="Calibri" w:hAnsi="Calibri" w:cs="Calibri"/>
                <w:sz w:val="22"/>
                <w:szCs w:val="22"/>
                <w:highlight w:val="yellow"/>
              </w:rPr>
              <w:t xml:space="preserve">1,310 </w:t>
            </w:r>
          </w:p>
        </w:tc>
        <w:tc>
          <w:tcPr>
            <w:tcW w:w="1980" w:type="dxa"/>
            <w:tcBorders>
              <w:top w:val="single" w:sz="4" w:space="0" w:color="000000"/>
              <w:left w:val="single" w:sz="4" w:space="0" w:color="000000"/>
              <w:bottom w:val="single" w:sz="4" w:space="0" w:color="000000"/>
              <w:right w:val="single" w:sz="4" w:space="0" w:color="000000"/>
            </w:tcBorders>
            <w:vAlign w:val="bottom"/>
          </w:tcPr>
          <w:p w14:paraId="2F195BE2"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6.5% </w:t>
            </w:r>
          </w:p>
        </w:tc>
      </w:tr>
      <w:tr w:rsidR="00022D51" w14:paraId="2F195BE9" w14:textId="77777777">
        <w:trPr>
          <w:trHeight w:val="310"/>
        </w:trPr>
        <w:tc>
          <w:tcPr>
            <w:tcW w:w="3522" w:type="dxa"/>
            <w:tcBorders>
              <w:top w:val="single" w:sz="4" w:space="0" w:color="000000"/>
              <w:left w:val="single" w:sz="4" w:space="0" w:color="000000"/>
              <w:bottom w:val="single" w:sz="4" w:space="0" w:color="000000"/>
              <w:right w:val="single" w:sz="4" w:space="0" w:color="000000"/>
            </w:tcBorders>
          </w:tcPr>
          <w:p w14:paraId="2F195BE4"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Adults in Labour Force 2010 </w:t>
            </w:r>
          </w:p>
        </w:tc>
        <w:tc>
          <w:tcPr>
            <w:tcW w:w="1170" w:type="dxa"/>
            <w:tcBorders>
              <w:top w:val="single" w:sz="4" w:space="0" w:color="000000"/>
              <w:left w:val="single" w:sz="4" w:space="0" w:color="000000"/>
              <w:bottom w:val="single" w:sz="4" w:space="0" w:color="000000"/>
              <w:right w:val="single" w:sz="4" w:space="0" w:color="000000"/>
            </w:tcBorders>
          </w:tcPr>
          <w:p w14:paraId="2F195BE5" w14:textId="77777777" w:rsidR="00022D51" w:rsidRDefault="007E42F7">
            <w:pPr>
              <w:spacing w:line="259" w:lineRule="auto"/>
              <w:ind w:left="9"/>
              <w:jc w:val="center"/>
              <w:rPr>
                <w:highlight w:val="yellow"/>
              </w:rPr>
            </w:pPr>
            <w:r>
              <w:rPr>
                <w:rFonts w:ascii="Calibri" w:eastAsia="Calibri" w:hAnsi="Calibri" w:cs="Calibri"/>
                <w:sz w:val="22"/>
                <w:szCs w:val="22"/>
                <w:highlight w:val="yellow"/>
              </w:rPr>
              <w:t xml:space="preserve">4,455 </w:t>
            </w:r>
          </w:p>
        </w:tc>
        <w:tc>
          <w:tcPr>
            <w:tcW w:w="1080" w:type="dxa"/>
            <w:tcBorders>
              <w:top w:val="single" w:sz="4" w:space="0" w:color="000000"/>
              <w:left w:val="single" w:sz="4" w:space="0" w:color="000000"/>
              <w:bottom w:val="single" w:sz="4" w:space="0" w:color="000000"/>
              <w:right w:val="single" w:sz="4" w:space="0" w:color="000000"/>
            </w:tcBorders>
          </w:tcPr>
          <w:p w14:paraId="2F195BE6"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6,525 </w:t>
            </w:r>
          </w:p>
        </w:tc>
        <w:tc>
          <w:tcPr>
            <w:tcW w:w="1620" w:type="dxa"/>
            <w:tcBorders>
              <w:top w:val="single" w:sz="4" w:space="0" w:color="000000"/>
              <w:left w:val="single" w:sz="4" w:space="0" w:color="000000"/>
              <w:bottom w:val="single" w:sz="4" w:space="0" w:color="000000"/>
              <w:right w:val="single" w:sz="4" w:space="0" w:color="000000"/>
            </w:tcBorders>
          </w:tcPr>
          <w:p w14:paraId="2F195BE7" w14:textId="77777777" w:rsidR="00022D51" w:rsidRDefault="007E42F7">
            <w:pPr>
              <w:spacing w:line="259" w:lineRule="auto"/>
              <w:ind w:left="12"/>
              <w:jc w:val="center"/>
              <w:rPr>
                <w:highlight w:val="yellow"/>
              </w:rPr>
            </w:pPr>
            <w:r>
              <w:rPr>
                <w:rFonts w:ascii="Calibri" w:eastAsia="Calibri" w:hAnsi="Calibri" w:cs="Calibri"/>
                <w:sz w:val="22"/>
                <w:szCs w:val="22"/>
                <w:highlight w:val="yellow"/>
              </w:rPr>
              <w:t xml:space="preserve">10,980 </w:t>
            </w:r>
          </w:p>
        </w:tc>
        <w:tc>
          <w:tcPr>
            <w:tcW w:w="1980" w:type="dxa"/>
            <w:tcBorders>
              <w:top w:val="single" w:sz="4" w:space="0" w:color="000000"/>
              <w:left w:val="single" w:sz="4" w:space="0" w:color="000000"/>
              <w:bottom w:val="single" w:sz="4" w:space="0" w:color="000000"/>
              <w:right w:val="single" w:sz="4" w:space="0" w:color="000000"/>
            </w:tcBorders>
          </w:tcPr>
          <w:p w14:paraId="2F195BE8"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55% </w:t>
            </w:r>
          </w:p>
        </w:tc>
      </w:tr>
      <w:tr w:rsidR="00022D51" w14:paraId="2F195BEF" w14:textId="77777777">
        <w:trPr>
          <w:trHeight w:val="310"/>
        </w:trPr>
        <w:tc>
          <w:tcPr>
            <w:tcW w:w="3522" w:type="dxa"/>
            <w:tcBorders>
              <w:top w:val="single" w:sz="4" w:space="0" w:color="000000"/>
              <w:left w:val="single" w:sz="4" w:space="0" w:color="000000"/>
              <w:bottom w:val="single" w:sz="4" w:space="0" w:color="000000"/>
              <w:right w:val="single" w:sz="4" w:space="0" w:color="000000"/>
            </w:tcBorders>
          </w:tcPr>
          <w:p w14:paraId="2F195BEA"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Unemployed  Adults 2010 </w:t>
            </w:r>
          </w:p>
        </w:tc>
        <w:tc>
          <w:tcPr>
            <w:tcW w:w="1170" w:type="dxa"/>
            <w:tcBorders>
              <w:top w:val="single" w:sz="4" w:space="0" w:color="000000"/>
              <w:left w:val="single" w:sz="4" w:space="0" w:color="000000"/>
              <w:bottom w:val="single" w:sz="4" w:space="0" w:color="000000"/>
              <w:right w:val="single" w:sz="4" w:space="0" w:color="000000"/>
            </w:tcBorders>
          </w:tcPr>
          <w:p w14:paraId="2F195BEB" w14:textId="77777777" w:rsidR="00022D51" w:rsidRDefault="007E42F7">
            <w:pPr>
              <w:spacing w:line="259" w:lineRule="auto"/>
              <w:ind w:left="9"/>
              <w:jc w:val="center"/>
              <w:rPr>
                <w:highlight w:val="yellow"/>
              </w:rPr>
            </w:pPr>
            <w:r>
              <w:rPr>
                <w:rFonts w:ascii="Calibri" w:eastAsia="Calibri" w:hAnsi="Calibri" w:cs="Calibri"/>
                <w:sz w:val="22"/>
                <w:szCs w:val="22"/>
                <w:highlight w:val="yellow"/>
              </w:rPr>
              <w:t xml:space="preserve">250 </w:t>
            </w:r>
          </w:p>
        </w:tc>
        <w:tc>
          <w:tcPr>
            <w:tcW w:w="1080" w:type="dxa"/>
            <w:tcBorders>
              <w:top w:val="single" w:sz="4" w:space="0" w:color="000000"/>
              <w:left w:val="single" w:sz="4" w:space="0" w:color="000000"/>
              <w:bottom w:val="single" w:sz="4" w:space="0" w:color="000000"/>
              <w:right w:val="single" w:sz="4" w:space="0" w:color="000000"/>
            </w:tcBorders>
          </w:tcPr>
          <w:p w14:paraId="2F195BEC"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400 </w:t>
            </w:r>
          </w:p>
        </w:tc>
        <w:tc>
          <w:tcPr>
            <w:tcW w:w="1620" w:type="dxa"/>
            <w:tcBorders>
              <w:top w:val="single" w:sz="4" w:space="0" w:color="000000"/>
              <w:left w:val="single" w:sz="4" w:space="0" w:color="000000"/>
              <w:bottom w:val="single" w:sz="4" w:space="0" w:color="000000"/>
              <w:right w:val="single" w:sz="4" w:space="0" w:color="000000"/>
            </w:tcBorders>
          </w:tcPr>
          <w:p w14:paraId="2F195BED" w14:textId="77777777" w:rsidR="00022D51" w:rsidRDefault="007E42F7">
            <w:pPr>
              <w:spacing w:line="259" w:lineRule="auto"/>
              <w:ind w:left="12"/>
              <w:jc w:val="center"/>
              <w:rPr>
                <w:highlight w:val="yellow"/>
              </w:rPr>
            </w:pPr>
            <w:r>
              <w:rPr>
                <w:rFonts w:ascii="Calibri" w:eastAsia="Calibri" w:hAnsi="Calibri" w:cs="Calibri"/>
                <w:sz w:val="22"/>
                <w:szCs w:val="22"/>
                <w:highlight w:val="yellow"/>
              </w:rPr>
              <w:t xml:space="preserve">650 </w:t>
            </w:r>
          </w:p>
        </w:tc>
        <w:tc>
          <w:tcPr>
            <w:tcW w:w="1980" w:type="dxa"/>
            <w:tcBorders>
              <w:top w:val="single" w:sz="4" w:space="0" w:color="000000"/>
              <w:left w:val="single" w:sz="4" w:space="0" w:color="000000"/>
              <w:bottom w:val="single" w:sz="4" w:space="0" w:color="000000"/>
              <w:right w:val="single" w:sz="4" w:space="0" w:color="000000"/>
            </w:tcBorders>
          </w:tcPr>
          <w:p w14:paraId="2F195BEE" w14:textId="77777777" w:rsidR="00022D51" w:rsidRDefault="007E42F7">
            <w:pPr>
              <w:spacing w:line="259" w:lineRule="auto"/>
              <w:jc w:val="center"/>
              <w:rPr>
                <w:highlight w:val="yellow"/>
              </w:rPr>
            </w:pPr>
            <w:r>
              <w:rPr>
                <w:rFonts w:ascii="Calibri" w:eastAsia="Calibri" w:hAnsi="Calibri" w:cs="Calibri"/>
                <w:sz w:val="22"/>
                <w:szCs w:val="22"/>
                <w:highlight w:val="yellow"/>
              </w:rPr>
              <w:t xml:space="preserve">3.3% </w:t>
            </w:r>
          </w:p>
        </w:tc>
      </w:tr>
      <w:tr w:rsidR="00022D51" w14:paraId="2F195BF5" w14:textId="77777777">
        <w:trPr>
          <w:trHeight w:val="545"/>
        </w:trPr>
        <w:tc>
          <w:tcPr>
            <w:tcW w:w="352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F195BF0" w14:textId="77777777" w:rsidR="00022D51" w:rsidRDefault="007E42F7">
            <w:pPr>
              <w:spacing w:line="259" w:lineRule="auto"/>
              <w:ind w:left="0"/>
              <w:rPr>
                <w:highlight w:val="yellow"/>
              </w:rPr>
            </w:pPr>
            <w:r>
              <w:rPr>
                <w:rFonts w:ascii="Calibri" w:eastAsia="Calibri" w:hAnsi="Calibri" w:cs="Calibri"/>
                <w:b/>
                <w:bCs/>
                <w:sz w:val="22"/>
                <w:szCs w:val="22"/>
                <w:highlight w:val="yellow"/>
              </w:rPr>
              <w:t xml:space="preserve"> Category </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2F195BF1"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Rocky Ridge </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Pr>
          <w:p w14:paraId="2F195BF2"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Royal Oak </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2F195BF3"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Total 2 communities </w:t>
            </w:r>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2F195BF4" w14:textId="77777777" w:rsidR="00022D51" w:rsidRDefault="007E42F7">
            <w:pPr>
              <w:spacing w:line="259" w:lineRule="auto"/>
              <w:ind w:left="0"/>
              <w:jc w:val="center"/>
              <w:rPr>
                <w:highlight w:val="yellow"/>
              </w:rPr>
            </w:pPr>
            <w:r>
              <w:rPr>
                <w:rFonts w:ascii="Calibri" w:eastAsia="Calibri" w:hAnsi="Calibri" w:cs="Calibri"/>
                <w:b/>
                <w:bCs/>
                <w:sz w:val="22"/>
                <w:szCs w:val="22"/>
                <w:highlight w:val="yellow"/>
              </w:rPr>
              <w:t xml:space="preserve">Percent of 2015 Population </w:t>
            </w:r>
          </w:p>
        </w:tc>
      </w:tr>
      <w:tr w:rsidR="00022D51" w14:paraId="2F195BFB" w14:textId="77777777">
        <w:trPr>
          <w:trHeight w:val="311"/>
        </w:trPr>
        <w:tc>
          <w:tcPr>
            <w:tcW w:w="3522" w:type="dxa"/>
            <w:tcBorders>
              <w:top w:val="single" w:sz="4" w:space="0" w:color="000000"/>
              <w:left w:val="single" w:sz="4" w:space="0" w:color="000000"/>
              <w:bottom w:val="single" w:sz="4" w:space="0" w:color="000000"/>
              <w:right w:val="single" w:sz="4" w:space="0" w:color="000000"/>
            </w:tcBorders>
          </w:tcPr>
          <w:p w14:paraId="2F195BF6"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Total Family Population 2010 </w:t>
            </w:r>
          </w:p>
        </w:tc>
        <w:tc>
          <w:tcPr>
            <w:tcW w:w="1170" w:type="dxa"/>
            <w:tcBorders>
              <w:top w:val="single" w:sz="4" w:space="0" w:color="000000"/>
              <w:left w:val="single" w:sz="4" w:space="0" w:color="000000"/>
              <w:bottom w:val="single" w:sz="4" w:space="0" w:color="000000"/>
              <w:right w:val="single" w:sz="4" w:space="0" w:color="000000"/>
            </w:tcBorders>
          </w:tcPr>
          <w:p w14:paraId="2F195BF7" w14:textId="77777777" w:rsidR="00022D51" w:rsidRDefault="007E42F7">
            <w:pPr>
              <w:spacing w:line="259" w:lineRule="auto"/>
              <w:ind w:left="0" w:right="19"/>
              <w:jc w:val="center"/>
              <w:rPr>
                <w:highlight w:val="yellow"/>
              </w:rPr>
            </w:pPr>
            <w:r>
              <w:rPr>
                <w:rFonts w:ascii="Calibri" w:eastAsia="Calibri" w:hAnsi="Calibri" w:cs="Calibri"/>
                <w:sz w:val="22"/>
                <w:szCs w:val="22"/>
                <w:highlight w:val="yellow"/>
              </w:rPr>
              <w:t xml:space="preserve">7,150 </w:t>
            </w:r>
          </w:p>
        </w:tc>
        <w:tc>
          <w:tcPr>
            <w:tcW w:w="1080" w:type="dxa"/>
            <w:tcBorders>
              <w:top w:val="single" w:sz="4" w:space="0" w:color="000000"/>
              <w:left w:val="single" w:sz="4" w:space="0" w:color="000000"/>
              <w:bottom w:val="single" w:sz="4" w:space="0" w:color="000000"/>
              <w:right w:val="single" w:sz="4" w:space="0" w:color="000000"/>
            </w:tcBorders>
          </w:tcPr>
          <w:p w14:paraId="2F195BF8"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10,850 </w:t>
            </w:r>
          </w:p>
        </w:tc>
        <w:tc>
          <w:tcPr>
            <w:tcW w:w="1620" w:type="dxa"/>
            <w:tcBorders>
              <w:top w:val="single" w:sz="4" w:space="0" w:color="000000"/>
              <w:left w:val="single" w:sz="4" w:space="0" w:color="000000"/>
              <w:bottom w:val="single" w:sz="4" w:space="0" w:color="000000"/>
              <w:right w:val="single" w:sz="4" w:space="0" w:color="000000"/>
            </w:tcBorders>
          </w:tcPr>
          <w:p w14:paraId="2F195BF9" w14:textId="77777777" w:rsidR="00022D51" w:rsidRDefault="007E42F7">
            <w:pPr>
              <w:spacing w:line="259" w:lineRule="auto"/>
              <w:ind w:left="0" w:right="16"/>
              <w:jc w:val="center"/>
              <w:rPr>
                <w:highlight w:val="yellow"/>
              </w:rPr>
            </w:pPr>
            <w:r>
              <w:rPr>
                <w:rFonts w:ascii="Calibri" w:eastAsia="Calibri" w:hAnsi="Calibri" w:cs="Calibri"/>
                <w:sz w:val="22"/>
                <w:szCs w:val="22"/>
                <w:highlight w:val="yellow"/>
              </w:rPr>
              <w:t xml:space="preserve">18,000 </w:t>
            </w:r>
          </w:p>
        </w:tc>
        <w:tc>
          <w:tcPr>
            <w:tcW w:w="1980" w:type="dxa"/>
            <w:tcBorders>
              <w:top w:val="single" w:sz="4" w:space="0" w:color="000000"/>
              <w:left w:val="single" w:sz="4" w:space="0" w:color="000000"/>
              <w:bottom w:val="single" w:sz="4" w:space="0" w:color="000000"/>
              <w:right w:val="single" w:sz="4" w:space="0" w:color="000000"/>
            </w:tcBorders>
          </w:tcPr>
          <w:p w14:paraId="2F195BFA"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90% </w:t>
            </w:r>
          </w:p>
        </w:tc>
      </w:tr>
      <w:tr w:rsidR="00022D51" w14:paraId="2F195C01" w14:textId="77777777">
        <w:trPr>
          <w:trHeight w:val="310"/>
        </w:trPr>
        <w:tc>
          <w:tcPr>
            <w:tcW w:w="3522" w:type="dxa"/>
            <w:tcBorders>
              <w:top w:val="single" w:sz="4" w:space="0" w:color="000000"/>
              <w:left w:val="single" w:sz="4" w:space="0" w:color="000000"/>
              <w:bottom w:val="single" w:sz="4" w:space="0" w:color="000000"/>
              <w:right w:val="single" w:sz="4" w:space="0" w:color="000000"/>
            </w:tcBorders>
          </w:tcPr>
          <w:p w14:paraId="2F195BFC"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Seniors 65+ </w:t>
            </w:r>
          </w:p>
        </w:tc>
        <w:tc>
          <w:tcPr>
            <w:tcW w:w="1170" w:type="dxa"/>
            <w:tcBorders>
              <w:top w:val="single" w:sz="4" w:space="0" w:color="000000"/>
              <w:left w:val="single" w:sz="4" w:space="0" w:color="000000"/>
              <w:bottom w:val="single" w:sz="4" w:space="0" w:color="000000"/>
              <w:right w:val="single" w:sz="4" w:space="0" w:color="000000"/>
            </w:tcBorders>
          </w:tcPr>
          <w:p w14:paraId="2F195BFD" w14:textId="77777777" w:rsidR="00022D51" w:rsidRDefault="007E42F7">
            <w:pPr>
              <w:spacing w:line="259" w:lineRule="auto"/>
              <w:ind w:left="0" w:right="19"/>
              <w:jc w:val="center"/>
              <w:rPr>
                <w:highlight w:val="yellow"/>
              </w:rPr>
            </w:pPr>
            <w:r>
              <w:rPr>
                <w:rFonts w:ascii="Calibri" w:eastAsia="Calibri" w:hAnsi="Calibri" w:cs="Calibri"/>
                <w:sz w:val="22"/>
                <w:szCs w:val="22"/>
                <w:highlight w:val="yellow"/>
              </w:rPr>
              <w:t xml:space="preserve">710 </w:t>
            </w:r>
          </w:p>
        </w:tc>
        <w:tc>
          <w:tcPr>
            <w:tcW w:w="1080" w:type="dxa"/>
            <w:tcBorders>
              <w:top w:val="single" w:sz="4" w:space="0" w:color="000000"/>
              <w:left w:val="single" w:sz="4" w:space="0" w:color="000000"/>
              <w:bottom w:val="single" w:sz="4" w:space="0" w:color="000000"/>
              <w:right w:val="single" w:sz="4" w:space="0" w:color="000000"/>
            </w:tcBorders>
          </w:tcPr>
          <w:p w14:paraId="2F195BFE"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435 </w:t>
            </w:r>
          </w:p>
        </w:tc>
        <w:tc>
          <w:tcPr>
            <w:tcW w:w="1620" w:type="dxa"/>
            <w:tcBorders>
              <w:top w:val="single" w:sz="4" w:space="0" w:color="000000"/>
              <w:left w:val="single" w:sz="4" w:space="0" w:color="000000"/>
              <w:bottom w:val="single" w:sz="4" w:space="0" w:color="000000"/>
              <w:right w:val="single" w:sz="4" w:space="0" w:color="000000"/>
            </w:tcBorders>
          </w:tcPr>
          <w:p w14:paraId="2F195BFF" w14:textId="77777777" w:rsidR="00022D51" w:rsidRDefault="007E42F7">
            <w:pPr>
              <w:spacing w:line="259" w:lineRule="auto"/>
              <w:ind w:left="0" w:right="16"/>
              <w:jc w:val="center"/>
              <w:rPr>
                <w:highlight w:val="yellow"/>
              </w:rPr>
            </w:pPr>
            <w:r>
              <w:rPr>
                <w:rFonts w:ascii="Calibri" w:eastAsia="Calibri" w:hAnsi="Calibri" w:cs="Calibri"/>
                <w:sz w:val="22"/>
                <w:szCs w:val="22"/>
                <w:highlight w:val="yellow"/>
              </w:rPr>
              <w:t xml:space="preserve">1,145 </w:t>
            </w:r>
          </w:p>
        </w:tc>
        <w:tc>
          <w:tcPr>
            <w:tcW w:w="1980" w:type="dxa"/>
            <w:tcBorders>
              <w:top w:val="single" w:sz="4" w:space="0" w:color="000000"/>
              <w:left w:val="single" w:sz="4" w:space="0" w:color="000000"/>
              <w:bottom w:val="single" w:sz="4" w:space="0" w:color="000000"/>
              <w:right w:val="single" w:sz="4" w:space="0" w:color="000000"/>
            </w:tcBorders>
          </w:tcPr>
          <w:p w14:paraId="2F195C00"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6% </w:t>
            </w:r>
          </w:p>
        </w:tc>
      </w:tr>
      <w:tr w:rsidR="00022D51" w14:paraId="2F195C07" w14:textId="77777777">
        <w:trPr>
          <w:trHeight w:val="310"/>
        </w:trPr>
        <w:tc>
          <w:tcPr>
            <w:tcW w:w="3522" w:type="dxa"/>
            <w:tcBorders>
              <w:top w:val="single" w:sz="4" w:space="0" w:color="000000"/>
              <w:left w:val="single" w:sz="4" w:space="0" w:color="000000"/>
              <w:bottom w:val="single" w:sz="4" w:space="0" w:color="000000"/>
              <w:right w:val="single" w:sz="4" w:space="0" w:color="000000"/>
            </w:tcBorders>
          </w:tcPr>
          <w:p w14:paraId="2F195C02"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Seniors Living Alone </w:t>
            </w:r>
          </w:p>
        </w:tc>
        <w:tc>
          <w:tcPr>
            <w:tcW w:w="1170" w:type="dxa"/>
            <w:tcBorders>
              <w:top w:val="single" w:sz="4" w:space="0" w:color="000000"/>
              <w:left w:val="single" w:sz="4" w:space="0" w:color="000000"/>
              <w:bottom w:val="single" w:sz="4" w:space="0" w:color="000000"/>
              <w:right w:val="single" w:sz="4" w:space="0" w:color="000000"/>
            </w:tcBorders>
          </w:tcPr>
          <w:p w14:paraId="2F195C03" w14:textId="77777777" w:rsidR="00022D51" w:rsidRDefault="007E42F7">
            <w:pPr>
              <w:spacing w:line="259" w:lineRule="auto"/>
              <w:ind w:left="0" w:right="19"/>
              <w:jc w:val="center"/>
              <w:rPr>
                <w:highlight w:val="yellow"/>
              </w:rPr>
            </w:pPr>
            <w:r>
              <w:rPr>
                <w:rFonts w:ascii="Calibri" w:eastAsia="Calibri" w:hAnsi="Calibri" w:cs="Calibri"/>
                <w:sz w:val="22"/>
                <w:szCs w:val="22"/>
                <w:highlight w:val="yellow"/>
              </w:rPr>
              <w:t xml:space="preserve">165 </w:t>
            </w:r>
          </w:p>
        </w:tc>
        <w:tc>
          <w:tcPr>
            <w:tcW w:w="1080" w:type="dxa"/>
            <w:tcBorders>
              <w:top w:val="single" w:sz="4" w:space="0" w:color="000000"/>
              <w:left w:val="single" w:sz="4" w:space="0" w:color="000000"/>
              <w:bottom w:val="single" w:sz="4" w:space="0" w:color="000000"/>
              <w:right w:val="single" w:sz="4" w:space="0" w:color="000000"/>
            </w:tcBorders>
          </w:tcPr>
          <w:p w14:paraId="2F195C04"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50 </w:t>
            </w:r>
          </w:p>
        </w:tc>
        <w:tc>
          <w:tcPr>
            <w:tcW w:w="1620" w:type="dxa"/>
            <w:tcBorders>
              <w:top w:val="single" w:sz="4" w:space="0" w:color="000000"/>
              <w:left w:val="single" w:sz="4" w:space="0" w:color="000000"/>
              <w:bottom w:val="single" w:sz="4" w:space="0" w:color="000000"/>
              <w:right w:val="single" w:sz="4" w:space="0" w:color="000000"/>
            </w:tcBorders>
          </w:tcPr>
          <w:p w14:paraId="2F195C05" w14:textId="77777777" w:rsidR="00022D51" w:rsidRDefault="007E42F7">
            <w:pPr>
              <w:spacing w:line="259" w:lineRule="auto"/>
              <w:ind w:left="0" w:right="16"/>
              <w:jc w:val="center"/>
              <w:rPr>
                <w:highlight w:val="yellow"/>
              </w:rPr>
            </w:pPr>
            <w:r>
              <w:rPr>
                <w:rFonts w:ascii="Calibri" w:eastAsia="Calibri" w:hAnsi="Calibri" w:cs="Calibri"/>
                <w:sz w:val="22"/>
                <w:szCs w:val="22"/>
                <w:highlight w:val="yellow"/>
              </w:rPr>
              <w:t xml:space="preserve">215 </w:t>
            </w:r>
          </w:p>
        </w:tc>
        <w:tc>
          <w:tcPr>
            <w:tcW w:w="1980" w:type="dxa"/>
            <w:tcBorders>
              <w:top w:val="single" w:sz="4" w:space="0" w:color="000000"/>
              <w:left w:val="single" w:sz="4" w:space="0" w:color="000000"/>
              <w:bottom w:val="single" w:sz="4" w:space="0" w:color="000000"/>
              <w:right w:val="single" w:sz="4" w:space="0" w:color="000000"/>
            </w:tcBorders>
          </w:tcPr>
          <w:p w14:paraId="2F195C06"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1% </w:t>
            </w:r>
          </w:p>
        </w:tc>
      </w:tr>
      <w:tr w:rsidR="00022D51" w14:paraId="2F195C0D" w14:textId="77777777">
        <w:trPr>
          <w:trHeight w:val="550"/>
        </w:trPr>
        <w:tc>
          <w:tcPr>
            <w:tcW w:w="3522" w:type="dxa"/>
            <w:tcBorders>
              <w:top w:val="single" w:sz="4" w:space="0" w:color="000000"/>
              <w:left w:val="single" w:sz="4" w:space="0" w:color="000000"/>
              <w:bottom w:val="single" w:sz="4" w:space="0" w:color="000000"/>
              <w:right w:val="single" w:sz="4" w:space="0" w:color="000000"/>
            </w:tcBorders>
          </w:tcPr>
          <w:p w14:paraId="2F195C08" w14:textId="77777777" w:rsidR="00022D51" w:rsidRDefault="007E42F7">
            <w:pPr>
              <w:spacing w:line="259" w:lineRule="auto"/>
              <w:ind w:left="0"/>
              <w:rPr>
                <w:highlight w:val="yellow"/>
              </w:rPr>
            </w:pPr>
            <w:r>
              <w:rPr>
                <w:rFonts w:ascii="Calibri" w:eastAsia="Calibri" w:hAnsi="Calibri" w:cs="Calibri"/>
                <w:sz w:val="22"/>
                <w:szCs w:val="22"/>
                <w:highlight w:val="yellow"/>
              </w:rPr>
              <w:t xml:space="preserve">Higher Education Population (Trades to BA) </w:t>
            </w:r>
          </w:p>
        </w:tc>
        <w:tc>
          <w:tcPr>
            <w:tcW w:w="1170" w:type="dxa"/>
            <w:tcBorders>
              <w:top w:val="single" w:sz="4" w:space="0" w:color="000000"/>
              <w:left w:val="single" w:sz="4" w:space="0" w:color="000000"/>
              <w:bottom w:val="single" w:sz="4" w:space="0" w:color="000000"/>
              <w:right w:val="single" w:sz="4" w:space="0" w:color="000000"/>
            </w:tcBorders>
            <w:vAlign w:val="bottom"/>
          </w:tcPr>
          <w:p w14:paraId="2F195C09" w14:textId="77777777" w:rsidR="00022D51" w:rsidRDefault="007E42F7">
            <w:pPr>
              <w:spacing w:line="259" w:lineRule="auto"/>
              <w:ind w:left="0" w:right="19"/>
              <w:jc w:val="center"/>
              <w:rPr>
                <w:highlight w:val="yellow"/>
              </w:rPr>
            </w:pPr>
            <w:r>
              <w:rPr>
                <w:rFonts w:ascii="Calibri" w:eastAsia="Calibri" w:hAnsi="Calibri" w:cs="Calibri"/>
                <w:sz w:val="22"/>
                <w:szCs w:val="22"/>
                <w:highlight w:val="yellow"/>
              </w:rPr>
              <w:t xml:space="preserve">4,065 </w:t>
            </w:r>
          </w:p>
        </w:tc>
        <w:tc>
          <w:tcPr>
            <w:tcW w:w="1080" w:type="dxa"/>
            <w:tcBorders>
              <w:top w:val="single" w:sz="4" w:space="0" w:color="000000"/>
              <w:left w:val="single" w:sz="4" w:space="0" w:color="000000"/>
              <w:bottom w:val="single" w:sz="4" w:space="0" w:color="000000"/>
              <w:right w:val="single" w:sz="4" w:space="0" w:color="000000"/>
            </w:tcBorders>
            <w:vAlign w:val="bottom"/>
          </w:tcPr>
          <w:p w14:paraId="2F195C0A" w14:textId="77777777" w:rsidR="00022D51" w:rsidRDefault="007E42F7">
            <w:pPr>
              <w:spacing w:line="259" w:lineRule="auto"/>
              <w:ind w:left="0" w:right="18"/>
              <w:jc w:val="center"/>
              <w:rPr>
                <w:highlight w:val="yellow"/>
              </w:rPr>
            </w:pPr>
            <w:r>
              <w:rPr>
                <w:rFonts w:ascii="Calibri" w:eastAsia="Calibri" w:hAnsi="Calibri" w:cs="Calibri"/>
                <w:sz w:val="22"/>
                <w:szCs w:val="22"/>
                <w:highlight w:val="yellow"/>
              </w:rPr>
              <w:t xml:space="preserve">5,970 </w:t>
            </w:r>
          </w:p>
        </w:tc>
        <w:tc>
          <w:tcPr>
            <w:tcW w:w="1620" w:type="dxa"/>
            <w:tcBorders>
              <w:top w:val="single" w:sz="4" w:space="0" w:color="000000"/>
              <w:left w:val="single" w:sz="4" w:space="0" w:color="000000"/>
              <w:bottom w:val="single" w:sz="4" w:space="0" w:color="000000"/>
              <w:right w:val="single" w:sz="4" w:space="0" w:color="000000"/>
            </w:tcBorders>
            <w:vAlign w:val="bottom"/>
          </w:tcPr>
          <w:p w14:paraId="2F195C0B" w14:textId="77777777" w:rsidR="00022D51" w:rsidRDefault="007E42F7">
            <w:pPr>
              <w:spacing w:line="259" w:lineRule="auto"/>
              <w:ind w:left="0" w:right="16"/>
              <w:jc w:val="center"/>
              <w:rPr>
                <w:highlight w:val="yellow"/>
              </w:rPr>
            </w:pPr>
            <w:r>
              <w:rPr>
                <w:rFonts w:ascii="Calibri" w:eastAsia="Calibri" w:hAnsi="Calibri" w:cs="Calibri"/>
                <w:sz w:val="22"/>
                <w:szCs w:val="22"/>
                <w:highlight w:val="yellow"/>
              </w:rPr>
              <w:t xml:space="preserve">10,035 </w:t>
            </w:r>
          </w:p>
        </w:tc>
        <w:tc>
          <w:tcPr>
            <w:tcW w:w="1980" w:type="dxa"/>
            <w:tcBorders>
              <w:top w:val="single" w:sz="4" w:space="0" w:color="000000"/>
              <w:left w:val="single" w:sz="4" w:space="0" w:color="000000"/>
              <w:bottom w:val="single" w:sz="4" w:space="0" w:color="000000"/>
              <w:right w:val="single" w:sz="4" w:space="0" w:color="000000"/>
            </w:tcBorders>
            <w:vAlign w:val="bottom"/>
          </w:tcPr>
          <w:p w14:paraId="2F195C0C" w14:textId="77777777" w:rsidR="00022D51" w:rsidRDefault="007E42F7">
            <w:pPr>
              <w:spacing w:line="259" w:lineRule="auto"/>
              <w:ind w:left="0" w:right="18"/>
              <w:jc w:val="center"/>
            </w:pPr>
            <w:r>
              <w:rPr>
                <w:rFonts w:ascii="Calibri" w:eastAsia="Calibri" w:hAnsi="Calibri" w:cs="Calibri"/>
                <w:sz w:val="22"/>
                <w:szCs w:val="22"/>
                <w:highlight w:val="yellow"/>
              </w:rPr>
              <w:t xml:space="preserve">50% </w:t>
            </w:r>
          </w:p>
        </w:tc>
      </w:tr>
    </w:tbl>
    <w:p w14:paraId="2F195C0E" w14:textId="77777777" w:rsidR="00022D51" w:rsidRDefault="00022D51">
      <w:pPr>
        <w:spacing w:after="0" w:line="259" w:lineRule="auto"/>
        <w:ind w:left="0"/>
      </w:pPr>
    </w:p>
    <w:p w14:paraId="2F195C0F" w14:textId="77777777" w:rsidR="00022D51" w:rsidRDefault="007E42F7">
      <w:pPr>
        <w:spacing w:after="120"/>
      </w:pPr>
      <w:r>
        <w:t xml:space="preserve">Footnote - </w:t>
      </w:r>
      <w:hyperlink r:id="rId14">
        <w:r>
          <w:rPr>
            <w:color w:val="0563C1"/>
            <w:u w:val="single"/>
          </w:rPr>
          <w:t>Community Profiles (calgary.ca)</w:t>
        </w:r>
      </w:hyperlink>
    </w:p>
    <w:p w14:paraId="2F195C10" w14:textId="77777777" w:rsidR="00022D51" w:rsidRDefault="007E42F7">
      <w:pPr>
        <w:spacing w:after="259" w:line="259" w:lineRule="auto"/>
        <w:ind w:left="0"/>
      </w:pPr>
      <w:hyperlink r:id="rId15">
        <w:r>
          <w:rPr>
            <w:color w:val="0563C1"/>
            <w:u w:val="single"/>
          </w:rPr>
          <w:t>Rocky Ridge Profile (calgary.ca)</w:t>
        </w:r>
      </w:hyperlink>
      <w:r>
        <w:t xml:space="preserve">   </w:t>
      </w:r>
      <w:hyperlink r:id="rId16">
        <w:r>
          <w:rPr>
            <w:color w:val="0563C1"/>
            <w:u w:val="single"/>
          </w:rPr>
          <w:t>https://www.calgary.ca/communities/profiles/rocky-ridge.html</w:t>
        </w:r>
      </w:hyperlink>
    </w:p>
    <w:p w14:paraId="2F195C11" w14:textId="77777777" w:rsidR="00022D51" w:rsidRDefault="007E42F7">
      <w:pPr>
        <w:spacing w:after="259" w:line="259" w:lineRule="auto"/>
        <w:ind w:left="0"/>
      </w:pPr>
      <w:hyperlink r:id="rId17">
        <w:r>
          <w:rPr>
            <w:color w:val="0563C1"/>
            <w:u w:val="single"/>
          </w:rPr>
          <w:t>Royal Oak Profile (calgary.ca)</w:t>
        </w:r>
      </w:hyperlink>
      <w:r>
        <w:t xml:space="preserve">  https://www.calgary.ca/communities/profiles/royal-oak.html</w:t>
      </w:r>
    </w:p>
    <w:p w14:paraId="2F195C12" w14:textId="77777777" w:rsidR="00022D51" w:rsidRDefault="007E42F7">
      <w:pPr>
        <w:spacing w:after="120"/>
      </w:pPr>
      <w:hyperlink r:id="rId18">
        <w:r>
          <w:rPr>
            <w:color w:val="0563C1"/>
            <w:u w:val="single"/>
          </w:rPr>
          <w:t>Rocky Ridge Royal Oak Community Association - Federation of Calgary Communities</w:t>
        </w:r>
      </w:hyperlink>
      <w:r>
        <w:t xml:space="preserve">  </w:t>
      </w:r>
      <w:hyperlink r:id="rId19">
        <w:r>
          <w:rPr>
            <w:color w:val="0563C1"/>
            <w:u w:val="single"/>
          </w:rPr>
          <w:t>https://calgarycommunities.com/communities/rocky-ridge-royal-oak-community-association/</w:t>
        </w:r>
      </w:hyperlink>
    </w:p>
    <w:p w14:paraId="2F195C13" w14:textId="77777777" w:rsidR="00022D51" w:rsidRDefault="00022D51">
      <w:pPr>
        <w:spacing w:after="0" w:line="259" w:lineRule="auto"/>
        <w:ind w:left="0"/>
      </w:pPr>
    </w:p>
    <w:p w14:paraId="2F195C14" w14:textId="77777777" w:rsidR="00022D51" w:rsidRDefault="007E42F7">
      <w:pPr>
        <w:pStyle w:val="Heading2"/>
        <w:numPr>
          <w:ilvl w:val="1"/>
          <w:numId w:val="10"/>
        </w:numPr>
        <w:ind w:left="1080" w:hanging="720"/>
      </w:pPr>
      <w:bookmarkStart w:id="41" w:name="_lnxbz9" w:colFirst="0" w:colLast="0"/>
      <w:bookmarkEnd w:id="41"/>
      <w:r>
        <w:t>Members of the Association</w:t>
      </w:r>
    </w:p>
    <w:p w14:paraId="2F195C15" w14:textId="77777777" w:rsidR="00022D51" w:rsidRDefault="007E42F7">
      <w:pPr>
        <w:spacing w:after="120"/>
      </w:pPr>
      <w:r>
        <w:t xml:space="preserve">Members of the Association are largely composed of residents in the area who have children participating in the spring community sports program.  A smaller number of memberships are sold to individuals who are simply interested in supporting the community association for other reasons.  The total number of memberships sold in the association has recently ranged from 150-200 per year, which would represent less than 1% of the population of the communities.  </w:t>
      </w:r>
    </w:p>
    <w:p w14:paraId="2F195C16" w14:textId="77777777" w:rsidR="00022D51" w:rsidRDefault="007E42F7">
      <w:pPr>
        <w:spacing w:after="120"/>
      </w:pPr>
      <w:r>
        <w:t>Memberships in the Association are a proxy indication of value to residents of the services provided by the Association.  Membership sales represent a significant source of unrestricted revenue for the Association.  As such the Association should look for ways to increase membership sales through establishment of other membership benefits that may increase the number of community members who will see value in a membership.  These additional membership benefits may include:</w:t>
      </w:r>
    </w:p>
    <w:p w14:paraId="2F195C17" w14:textId="77777777" w:rsidR="00022D51" w:rsidRDefault="007E42F7">
      <w:pPr>
        <w:numPr>
          <w:ilvl w:val="0"/>
          <w:numId w:val="12"/>
        </w:numPr>
        <w:pBdr>
          <w:top w:val="nil"/>
          <w:left w:val="nil"/>
          <w:bottom w:val="nil"/>
          <w:right w:val="nil"/>
          <w:between w:val="nil"/>
        </w:pBdr>
        <w:spacing w:after="0" w:line="240" w:lineRule="auto"/>
        <w:rPr>
          <w:color w:val="000000"/>
        </w:rPr>
      </w:pPr>
      <w:r>
        <w:rPr>
          <w:color w:val="000000"/>
        </w:rPr>
        <w:t>Exclusivity or preferred member pricing for events and programming.</w:t>
      </w:r>
    </w:p>
    <w:p w14:paraId="2F195C18" w14:textId="77777777" w:rsidR="00022D51" w:rsidRDefault="007E42F7">
      <w:pPr>
        <w:numPr>
          <w:ilvl w:val="0"/>
          <w:numId w:val="12"/>
        </w:numPr>
        <w:pBdr>
          <w:top w:val="nil"/>
          <w:left w:val="nil"/>
          <w:bottom w:val="nil"/>
          <w:right w:val="nil"/>
          <w:between w:val="nil"/>
        </w:pBdr>
        <w:spacing w:after="0" w:line="240" w:lineRule="auto"/>
        <w:rPr>
          <w:color w:val="000000"/>
        </w:rPr>
      </w:pPr>
      <w:r>
        <w:rPr>
          <w:color w:val="000000"/>
        </w:rPr>
        <w:t>Member discounts with local businesses.</w:t>
      </w:r>
    </w:p>
    <w:p w14:paraId="2F195C19" w14:textId="77777777" w:rsidR="00022D51" w:rsidRDefault="00022D51">
      <w:pPr>
        <w:pBdr>
          <w:top w:val="nil"/>
          <w:left w:val="nil"/>
          <w:bottom w:val="nil"/>
          <w:right w:val="nil"/>
          <w:between w:val="nil"/>
        </w:pBdr>
        <w:spacing w:after="0" w:line="240" w:lineRule="auto"/>
        <w:ind w:left="0"/>
        <w:rPr>
          <w:color w:val="000000"/>
        </w:rPr>
      </w:pPr>
    </w:p>
    <w:p w14:paraId="2F195C1A" w14:textId="77777777" w:rsidR="00022D51" w:rsidRDefault="007E42F7">
      <w:pPr>
        <w:pBdr>
          <w:top w:val="nil"/>
          <w:left w:val="nil"/>
          <w:bottom w:val="nil"/>
          <w:right w:val="nil"/>
          <w:between w:val="nil"/>
        </w:pBdr>
        <w:spacing w:after="0" w:line="240" w:lineRule="auto"/>
        <w:ind w:left="0"/>
        <w:rPr>
          <w:color w:val="000000"/>
        </w:rPr>
      </w:pPr>
      <w:r>
        <w:rPr>
          <w:color w:val="000000"/>
        </w:rPr>
        <w:t>To this end, the Association will seek to identify additional ways to add value to members, which may include:</w:t>
      </w:r>
    </w:p>
    <w:p w14:paraId="2F195C1B" w14:textId="77777777" w:rsidR="00022D51" w:rsidRDefault="00022D51">
      <w:pPr>
        <w:pBdr>
          <w:top w:val="nil"/>
          <w:left w:val="nil"/>
          <w:bottom w:val="nil"/>
          <w:right w:val="nil"/>
          <w:between w:val="nil"/>
        </w:pBdr>
        <w:spacing w:after="0" w:line="240" w:lineRule="auto"/>
        <w:ind w:left="0"/>
        <w:rPr>
          <w:color w:val="000000"/>
        </w:rPr>
      </w:pPr>
    </w:p>
    <w:p w14:paraId="2F195C1C" w14:textId="77777777" w:rsidR="00022D51" w:rsidRDefault="007E42F7">
      <w:pPr>
        <w:numPr>
          <w:ilvl w:val="0"/>
          <w:numId w:val="12"/>
        </w:numPr>
        <w:pBdr>
          <w:top w:val="nil"/>
          <w:left w:val="nil"/>
          <w:bottom w:val="nil"/>
          <w:right w:val="nil"/>
          <w:between w:val="nil"/>
        </w:pBdr>
        <w:spacing w:after="0" w:line="240" w:lineRule="auto"/>
        <w:rPr>
          <w:color w:val="000000"/>
        </w:rPr>
      </w:pPr>
      <w:r>
        <w:rPr>
          <w:color w:val="000000"/>
        </w:rPr>
        <w:t>Expand Programming</w:t>
      </w:r>
    </w:p>
    <w:p w14:paraId="2F195C1D" w14:textId="77777777" w:rsidR="00022D51" w:rsidRDefault="007E42F7">
      <w:pPr>
        <w:numPr>
          <w:ilvl w:val="1"/>
          <w:numId w:val="12"/>
        </w:numPr>
        <w:pBdr>
          <w:top w:val="nil"/>
          <w:left w:val="nil"/>
          <w:bottom w:val="nil"/>
          <w:right w:val="nil"/>
          <w:between w:val="nil"/>
        </w:pBdr>
        <w:spacing w:after="0" w:line="240" w:lineRule="auto"/>
        <w:rPr>
          <w:color w:val="000000"/>
        </w:rPr>
      </w:pPr>
      <w:r>
        <w:rPr>
          <w:color w:val="000000"/>
        </w:rPr>
        <w:t xml:space="preserve">Add additional capacity to existing programs, and </w:t>
      </w:r>
    </w:p>
    <w:p w14:paraId="2F195C1E" w14:textId="77777777" w:rsidR="00022D51" w:rsidRDefault="007E42F7">
      <w:pPr>
        <w:numPr>
          <w:ilvl w:val="1"/>
          <w:numId w:val="12"/>
        </w:numPr>
        <w:pBdr>
          <w:top w:val="nil"/>
          <w:left w:val="nil"/>
          <w:bottom w:val="nil"/>
          <w:right w:val="nil"/>
          <w:between w:val="nil"/>
        </w:pBdr>
        <w:spacing w:after="0" w:line="240" w:lineRule="auto"/>
        <w:rPr>
          <w:color w:val="000000"/>
        </w:rPr>
      </w:pPr>
      <w:r>
        <w:rPr>
          <w:color w:val="000000"/>
        </w:rPr>
        <w:t>Diversify program offerings to increase participation.</w:t>
      </w:r>
    </w:p>
    <w:p w14:paraId="2F195C1F" w14:textId="77777777" w:rsidR="00022D51" w:rsidRDefault="007E42F7">
      <w:pPr>
        <w:numPr>
          <w:ilvl w:val="0"/>
          <w:numId w:val="12"/>
        </w:numPr>
        <w:pBdr>
          <w:top w:val="nil"/>
          <w:left w:val="nil"/>
          <w:bottom w:val="nil"/>
          <w:right w:val="nil"/>
          <w:between w:val="nil"/>
        </w:pBdr>
        <w:spacing w:after="0" w:line="240" w:lineRule="auto"/>
        <w:rPr>
          <w:color w:val="000000"/>
        </w:rPr>
      </w:pPr>
      <w:r>
        <w:rPr>
          <w:color w:val="000000"/>
        </w:rPr>
        <w:t xml:space="preserve">Identify other ways that the Association can create value for Members.  </w:t>
      </w:r>
    </w:p>
    <w:p w14:paraId="2F195C20" w14:textId="77777777" w:rsidR="00022D51" w:rsidRDefault="00022D51">
      <w:pPr>
        <w:pBdr>
          <w:top w:val="nil"/>
          <w:left w:val="nil"/>
          <w:bottom w:val="nil"/>
          <w:right w:val="nil"/>
          <w:between w:val="nil"/>
        </w:pBdr>
        <w:spacing w:after="0" w:line="240" w:lineRule="auto"/>
        <w:ind w:left="0"/>
        <w:rPr>
          <w:color w:val="000000"/>
        </w:rPr>
      </w:pPr>
    </w:p>
    <w:p w14:paraId="2F195C21" w14:textId="77777777" w:rsidR="00022D51" w:rsidRDefault="007E42F7">
      <w:pPr>
        <w:spacing w:after="120"/>
        <w:ind w:left="730"/>
      </w:pPr>
      <w:r>
        <w:rPr>
          <w:i/>
          <w:iCs/>
        </w:rPr>
        <w:t>Action Item # – Fill memberships chair position on the board and identify other value-added services for community members that may drive increased membership in the Association by Q2 2024.</w:t>
      </w:r>
    </w:p>
    <w:p w14:paraId="2F195C22" w14:textId="77777777" w:rsidR="00022D51" w:rsidRPr="00022D51" w:rsidRDefault="007E42F7">
      <w:pPr>
        <w:pBdr>
          <w:top w:val="nil"/>
          <w:left w:val="nil"/>
          <w:bottom w:val="nil"/>
          <w:right w:val="nil"/>
          <w:between w:val="nil"/>
        </w:pBdr>
        <w:spacing w:after="0" w:line="240" w:lineRule="auto"/>
        <w:ind w:left="0"/>
        <w:rPr>
          <w:color w:val="FF0000"/>
          <w:highlight w:val="yellow"/>
          <w:rPrChange w:id="42" w:author="Planning &amp; Dev, RRROCA" w:date="2023-10-03T18:52:00Z">
            <w:rPr>
              <w:color w:val="000000"/>
              <w:highlight w:val="yellow"/>
            </w:rPr>
          </w:rPrChange>
        </w:rPr>
      </w:pPr>
      <w:r>
        <w:rPr>
          <w:color w:val="000000"/>
          <w:highlight w:val="yellow"/>
        </w:rPr>
        <w:t>Jared to look into movie nights licensing fees, decide on buying equipment or pay company </w:t>
      </w:r>
      <w:ins w:id="43" w:author="Planning &amp; Dev, RRROCA" w:date="2023-10-03T18:51:00Z">
        <w:r>
          <w:rPr>
            <w:color w:val="FF0000"/>
            <w:highlight w:val="yellow"/>
            <w:rPrChange w:id="44" w:author="Planning &amp; Dev, RRROCA" w:date="2023-10-03T18:52:00Z">
              <w:rPr>
                <w:color w:val="000000"/>
                <w:highlight w:val="yellow"/>
              </w:rPr>
            </w:rPrChange>
          </w:rPr>
          <w:t>Shanaz has taken this on?</w:t>
        </w:r>
      </w:ins>
    </w:p>
    <w:p w14:paraId="2F195C23" w14:textId="77777777" w:rsidR="00022D51" w:rsidRDefault="00022D51">
      <w:pPr>
        <w:pBdr>
          <w:top w:val="nil"/>
          <w:left w:val="nil"/>
          <w:bottom w:val="nil"/>
          <w:right w:val="nil"/>
          <w:between w:val="nil"/>
        </w:pBdr>
        <w:spacing w:after="0" w:line="240" w:lineRule="auto"/>
        <w:ind w:left="0"/>
        <w:rPr>
          <w:color w:val="000000"/>
        </w:rPr>
      </w:pPr>
    </w:p>
    <w:p w14:paraId="2F195C24" w14:textId="77777777" w:rsidR="00022D51" w:rsidRDefault="007E42F7">
      <w:pPr>
        <w:pStyle w:val="Heading2"/>
        <w:numPr>
          <w:ilvl w:val="1"/>
          <w:numId w:val="10"/>
        </w:numPr>
        <w:ind w:left="1080" w:hanging="720"/>
      </w:pPr>
      <w:bookmarkStart w:id="45" w:name="_35nkun2" w:colFirst="0" w:colLast="0"/>
      <w:bookmarkEnd w:id="45"/>
      <w:r>
        <w:t xml:space="preserve">Current Environment and Trends  </w:t>
      </w:r>
    </w:p>
    <w:p w14:paraId="2F195C25" w14:textId="77777777" w:rsidR="00022D51" w:rsidRDefault="007E42F7">
      <w:pPr>
        <w:spacing w:after="120"/>
        <w:rPr>
          <w:highlight w:val="yellow"/>
        </w:rPr>
      </w:pPr>
      <w:r>
        <w:rPr>
          <w:highlight w:val="yellow"/>
        </w:rPr>
        <w:t xml:space="preserve">&lt;NTD:  update required for this section&gt; </w:t>
      </w:r>
    </w:p>
    <w:p w14:paraId="2F195C26" w14:textId="77777777" w:rsidR="00022D51" w:rsidRDefault="007E42F7">
      <w:pPr>
        <w:spacing w:after="120"/>
      </w:pPr>
      <w:r>
        <w:rPr>
          <w:highlight w:val="yellow"/>
        </w:rPr>
        <w:t>The current environment of both communities is one of well-being with some external issues being handled by the Community Association on their behalf.  The growth of the Royal Oak community has very much levelled off, however there are still neighborhoods being built at the north end of Rocky Ridge. The multi-use Royal Vista Business Park is also gradually being built out.</w:t>
      </w:r>
    </w:p>
    <w:p w14:paraId="2F195C27" w14:textId="77777777" w:rsidR="00022D51" w:rsidRDefault="007E42F7">
      <w:pPr>
        <w:pStyle w:val="Heading2"/>
        <w:numPr>
          <w:ilvl w:val="1"/>
          <w:numId w:val="10"/>
        </w:numPr>
        <w:ind w:left="1080" w:hanging="720"/>
      </w:pPr>
      <w:bookmarkStart w:id="46" w:name="_1ksv4uv" w:colFirst="0" w:colLast="0"/>
      <w:bookmarkEnd w:id="46"/>
      <w:r>
        <w:t>Other Organizations in the Area</w:t>
      </w:r>
    </w:p>
    <w:p w14:paraId="2F195C28" w14:textId="77777777" w:rsidR="00022D51" w:rsidRDefault="007E42F7">
      <w:pPr>
        <w:spacing w:after="120"/>
      </w:pPr>
      <w:r>
        <w:t>There are a number of areas within the combined communities where a homeowner or resident association exists and has authority.  The largest of these is the Rocky Ridge Ranch Homeowners Association (RRRHA), which has its own facilities on private property.  The RRRHA board of directors has recently changed and as such an opportunity exists to reestablish relationships with individuals in that organization.  Relationships with other homeowner and resident association in the area are currently limited.  These</w:t>
      </w:r>
      <w:r>
        <w:t xml:space="preserve"> organizations include the Cascades Homeowners Association and Royal Oak Estates Homeowners Association.  Condominium boards exist for some of the higher-density multi-family and single-family dwelling areas of the communities where condominium corporations have been established for ownership of land and common property.  </w:t>
      </w:r>
    </w:p>
    <w:p w14:paraId="2F195C29" w14:textId="77777777" w:rsidR="00022D51" w:rsidRDefault="007E42F7">
      <w:pPr>
        <w:spacing w:after="120"/>
      </w:pPr>
      <w:r>
        <w:t xml:space="preserve">There are several churches within the communities with active congregations that include community members and individuals from outside the community.  Historically, the Association has enjoyed positive working relationships with these organizations and has conducted several recent joint activities and events with these groups. </w:t>
      </w:r>
    </w:p>
    <w:p w14:paraId="2F195C2A" w14:textId="77777777" w:rsidR="00022D51" w:rsidRDefault="007E42F7">
      <w:pPr>
        <w:spacing w:after="120"/>
      </w:pPr>
      <w:r>
        <w:t>The Shane Homes YMCA at Rocky Ridge opened in 2018 and offers a number of programs to the public and community members.  The facility is owned by the City of Calgary and operated by the YMCA of Calgary.  The establishment of this facility has created opportunities for programs at this location.  Further plans to develop lands east of the Shane Homes YMCA on lands owned by the City of Calgary may further create additional opportunities for programming for community members, particularly multi sports faciliti</w:t>
      </w:r>
      <w:r>
        <w:t xml:space="preserve">es.  </w:t>
      </w:r>
    </w:p>
    <w:p w14:paraId="2F195C2B" w14:textId="77777777" w:rsidR="00022D51" w:rsidRDefault="007E42F7">
      <w:pPr>
        <w:spacing w:after="120"/>
      </w:pPr>
      <w:r>
        <w:t xml:space="preserve">All of these other organizations serve similar purposes within the community and can be seen as providing complementary services to the community.  Close alignment with these organizations is expected to reduce duplication of effort and provide the greatest value to community members.  Strong relationships with these organizations will be beneficial to the Association.  </w:t>
      </w:r>
    </w:p>
    <w:p w14:paraId="2F195C2C" w14:textId="77777777" w:rsidR="00022D51" w:rsidRDefault="007E42F7">
      <w:pPr>
        <w:spacing w:after="120"/>
        <w:ind w:left="730"/>
        <w:rPr>
          <w:i/>
          <w:iCs/>
        </w:rPr>
      </w:pPr>
      <w:r>
        <w:rPr>
          <w:i/>
          <w:iCs/>
        </w:rPr>
        <w:t xml:space="preserve">Action Item # – Identify other organizations active in the Rocky Ridge and Royal Oak communities, assign key points of contact within the Association, and establish relationships, with initial outreach completed by the end of 2023.  </w:t>
      </w:r>
    </w:p>
    <w:p w14:paraId="2F195C2D" w14:textId="77777777" w:rsidR="00022D51" w:rsidRDefault="007E42F7">
      <w:pPr>
        <w:spacing w:after="120"/>
        <w:rPr>
          <w:highlight w:val="yellow"/>
        </w:rPr>
      </w:pPr>
      <w:r>
        <w:t xml:space="preserve">Community Associations in adjacent communities (Tuscany, Arbor Lake, Scenic Acres, etc.) may also provide programming and services that would be of value and benefit to members of the Association and the communities of Rocky Ridge and Royal Oak.  These peer organizations also provide an opportunity for the Board to learn and collaborate on areas of common interest.  Establishing and strengthening these relationships and with the Federation of Calgary Communities (FCC) should be seen as a secondary priority </w:t>
      </w:r>
      <w:r>
        <w:t>for the Association.</w:t>
      </w:r>
      <w:r>
        <w:rPr>
          <w:highlight w:val="yellow"/>
        </w:rPr>
        <w:t xml:space="preserve">  </w:t>
      </w:r>
    </w:p>
    <w:p w14:paraId="2F195C2E" w14:textId="77777777" w:rsidR="00022D51" w:rsidRDefault="007E42F7">
      <w:pPr>
        <w:pBdr>
          <w:top w:val="nil"/>
          <w:left w:val="nil"/>
          <w:bottom w:val="nil"/>
          <w:right w:val="nil"/>
          <w:between w:val="nil"/>
        </w:pBdr>
        <w:spacing w:after="0" w:line="240" w:lineRule="auto"/>
        <w:ind w:left="0"/>
        <w:rPr>
          <w:ins w:id="47" w:author="Jason Kellock" w:date="2023-05-06T14:40:00Z"/>
          <w:rFonts w:ascii="Quattrocento Sans" w:eastAsia="Quattrocento Sans" w:hAnsi="Quattrocento Sans" w:cs="Quattrocento Sans"/>
          <w:color w:val="000000"/>
          <w:sz w:val="18"/>
          <w:szCs w:val="18"/>
          <w:highlight w:val="yellow"/>
        </w:rPr>
      </w:pPr>
      <w:ins w:id="48" w:author="Jason Kellock" w:date="2023-05-06T14:40:00Z">
        <w:r>
          <w:rPr>
            <w:color w:val="000000"/>
            <w:highlight w:val="yellow"/>
          </w:rPr>
          <w:t>Other Groups/Organizations that we Work With </w:t>
        </w:r>
      </w:ins>
    </w:p>
    <w:p w14:paraId="2F195C2F" w14:textId="77777777" w:rsidR="00022D51" w:rsidRDefault="007E42F7">
      <w:pPr>
        <w:pBdr>
          <w:top w:val="nil"/>
          <w:left w:val="nil"/>
          <w:bottom w:val="nil"/>
          <w:right w:val="nil"/>
          <w:between w:val="nil"/>
        </w:pBdr>
        <w:spacing w:after="0" w:line="240" w:lineRule="auto"/>
        <w:ind w:left="0"/>
        <w:rPr>
          <w:ins w:id="49" w:author="Jason Kellock" w:date="2023-05-06T14:40:00Z"/>
          <w:rFonts w:ascii="Quattrocento Sans" w:eastAsia="Quattrocento Sans" w:hAnsi="Quattrocento Sans" w:cs="Quattrocento Sans"/>
          <w:color w:val="000000"/>
          <w:sz w:val="18"/>
          <w:szCs w:val="18"/>
          <w:highlight w:val="yellow"/>
        </w:rPr>
      </w:pPr>
      <w:ins w:id="50" w:author="Jason Kellock" w:date="2023-05-06T14:40:00Z">
        <w:r>
          <w:rPr>
            <w:color w:val="000000"/>
            <w:highlight w:val="yellow"/>
          </w:rPr>
          <w:t>Greater communication needed between homeowners’ associations in the area </w:t>
        </w:r>
      </w:ins>
    </w:p>
    <w:p w14:paraId="2F195C30" w14:textId="77777777" w:rsidR="00022D51" w:rsidRDefault="007E42F7">
      <w:pPr>
        <w:pBdr>
          <w:top w:val="nil"/>
          <w:left w:val="nil"/>
          <w:bottom w:val="nil"/>
          <w:right w:val="nil"/>
          <w:between w:val="nil"/>
        </w:pBdr>
        <w:spacing w:after="0" w:line="240" w:lineRule="auto"/>
        <w:ind w:left="0"/>
        <w:rPr>
          <w:ins w:id="51" w:author="Jason Kellock" w:date="2023-05-06T14:40:00Z"/>
          <w:rFonts w:ascii="Quattrocento Sans" w:eastAsia="Quattrocento Sans" w:hAnsi="Quattrocento Sans" w:cs="Quattrocento Sans"/>
          <w:color w:val="000000"/>
          <w:sz w:val="18"/>
          <w:szCs w:val="18"/>
          <w:highlight w:val="yellow"/>
        </w:rPr>
      </w:pPr>
      <w:ins w:id="52" w:author="Jason Kellock" w:date="2023-05-06T14:40:00Z">
        <w:r>
          <w:rPr>
            <w:color w:val="000000"/>
            <w:highlight w:val="yellow"/>
          </w:rPr>
          <w:t>Heather works with both us and Rocky Ridge Homeowners Association </w:t>
        </w:r>
      </w:ins>
    </w:p>
    <w:p w14:paraId="2F195C31" w14:textId="77777777" w:rsidR="00022D51" w:rsidRDefault="007E42F7">
      <w:pPr>
        <w:pBdr>
          <w:top w:val="nil"/>
          <w:left w:val="nil"/>
          <w:bottom w:val="nil"/>
          <w:right w:val="nil"/>
          <w:between w:val="nil"/>
        </w:pBdr>
        <w:spacing w:after="0" w:line="240" w:lineRule="auto"/>
        <w:ind w:left="0"/>
        <w:rPr>
          <w:color w:val="000000"/>
          <w:highlight w:val="yellow"/>
        </w:rPr>
      </w:pPr>
      <w:ins w:id="53" w:author="Jason Kellock" w:date="2023-05-06T14:40:00Z">
        <w:r>
          <w:rPr>
            <w:color w:val="000000"/>
            <w:highlight w:val="yellow"/>
          </w:rPr>
          <w:t>Partnership to offer them combined meetings, opportunity to provide them with a connection to the City of Calgary </w:t>
        </w:r>
      </w:ins>
    </w:p>
    <w:p w14:paraId="2F195C32" w14:textId="77777777" w:rsidR="00022D51" w:rsidRDefault="007E42F7">
      <w:pPr>
        <w:pBdr>
          <w:top w:val="nil"/>
          <w:left w:val="nil"/>
          <w:bottom w:val="nil"/>
          <w:right w:val="nil"/>
          <w:between w:val="nil"/>
        </w:pBdr>
        <w:spacing w:after="0" w:line="240" w:lineRule="auto"/>
        <w:ind w:left="0"/>
        <w:rPr>
          <w:ins w:id="54" w:author="Jason Kellock" w:date="2023-05-06T14:40:00Z"/>
          <w:color w:val="000000"/>
          <w:highlight w:val="yellow"/>
        </w:rPr>
      </w:pPr>
      <w:ins w:id="55" w:author="Jason Kellock" w:date="2023-05-06T14:40:00Z">
        <w:r>
          <w:rPr>
            <w:color w:val="000000"/>
            <w:highlight w:val="yellow"/>
          </w:rPr>
          <w:t xml:space="preserve">Enhance Engagement with </w:t>
        </w:r>
      </w:ins>
      <w:r>
        <w:rPr>
          <w:color w:val="000000"/>
          <w:highlight w:val="yellow"/>
        </w:rPr>
        <w:t xml:space="preserve">other </w:t>
      </w:r>
      <w:ins w:id="56" w:author="Jason Kellock" w:date="2023-05-06T14:40:00Z">
        <w:r>
          <w:rPr>
            <w:color w:val="000000"/>
            <w:highlight w:val="yellow"/>
          </w:rPr>
          <w:t>Community Organizations</w:t>
        </w:r>
      </w:ins>
    </w:p>
    <w:p w14:paraId="2F195C33" w14:textId="77777777" w:rsidR="00022D51" w:rsidRDefault="007E42F7">
      <w:pPr>
        <w:pBdr>
          <w:top w:val="nil"/>
          <w:left w:val="nil"/>
          <w:bottom w:val="nil"/>
          <w:right w:val="nil"/>
          <w:between w:val="nil"/>
        </w:pBdr>
        <w:spacing w:after="0" w:line="240" w:lineRule="auto"/>
        <w:ind w:left="0"/>
        <w:rPr>
          <w:ins w:id="57" w:author="Jason Kellock" w:date="2023-05-06T14:40:00Z"/>
          <w:color w:val="000000"/>
          <w:highlight w:val="yellow"/>
        </w:rPr>
      </w:pPr>
      <w:ins w:id="58" w:author="Jason Kellock" w:date="2023-05-06T14:40:00Z">
        <w:r>
          <w:rPr>
            <w:color w:val="000000"/>
            <w:highlight w:val="yellow"/>
          </w:rPr>
          <w:t>Homeowners' associations; Rocky Ridge, Cascades, Royal Oak Estates HAs </w:t>
        </w:r>
      </w:ins>
    </w:p>
    <w:p w14:paraId="2F195C34" w14:textId="77777777" w:rsidR="00022D51" w:rsidRDefault="007E42F7">
      <w:pPr>
        <w:pBdr>
          <w:top w:val="nil"/>
          <w:left w:val="nil"/>
          <w:bottom w:val="nil"/>
          <w:right w:val="nil"/>
          <w:between w:val="nil"/>
        </w:pBdr>
        <w:spacing w:after="0" w:line="240" w:lineRule="auto"/>
        <w:ind w:left="0"/>
        <w:rPr>
          <w:ins w:id="59" w:author="Jason Kellock" w:date="2023-05-06T14:40:00Z"/>
          <w:color w:val="000000"/>
          <w:highlight w:val="yellow"/>
        </w:rPr>
      </w:pPr>
      <w:ins w:id="60" w:author="Jason Kellock" w:date="2023-05-06T14:40:00Z">
        <w:r>
          <w:rPr>
            <w:color w:val="000000"/>
            <w:highlight w:val="yellow"/>
          </w:rPr>
          <w:t>Engage via Heather with Rocky Ridge HA first; promote mutual benefits to get attention from them; city connection, mutual programming, paid staff </w:t>
        </w:r>
      </w:ins>
    </w:p>
    <w:p w14:paraId="2F195C35" w14:textId="77777777" w:rsidR="00022D51" w:rsidRDefault="007E42F7">
      <w:pPr>
        <w:pBdr>
          <w:top w:val="nil"/>
          <w:left w:val="nil"/>
          <w:bottom w:val="nil"/>
          <w:right w:val="nil"/>
          <w:between w:val="nil"/>
        </w:pBdr>
        <w:spacing w:after="0" w:line="240" w:lineRule="auto"/>
        <w:ind w:left="0"/>
        <w:rPr>
          <w:ins w:id="61" w:author="Jason Kellock" w:date="2023-05-06T14:40:00Z"/>
          <w:color w:val="000000"/>
        </w:rPr>
      </w:pPr>
      <w:ins w:id="62" w:author="Jason Kellock" w:date="2023-05-06T14:40:00Z">
        <w:r>
          <w:rPr>
            <w:color w:val="000000"/>
            <w:highlight w:val="yellow"/>
          </w:rPr>
          <w:t>Roles divided up above</w:t>
        </w:r>
        <w:r>
          <w:rPr>
            <w:color w:val="000000"/>
          </w:rPr>
          <w:t> </w:t>
        </w:r>
      </w:ins>
    </w:p>
    <w:p w14:paraId="2F195C36" w14:textId="77777777" w:rsidR="00022D51" w:rsidRDefault="00022D51">
      <w:pPr>
        <w:spacing w:after="120"/>
      </w:pPr>
    </w:p>
    <w:p w14:paraId="2F195C37" w14:textId="77777777" w:rsidR="00022D51" w:rsidRDefault="007E42F7">
      <w:pPr>
        <w:spacing w:after="120"/>
      </w:pPr>
      <w:r>
        <w:t>Add table with names and contact information for various community groups as appendix.</w:t>
      </w:r>
    </w:p>
    <w:p w14:paraId="2F195C38" w14:textId="77777777" w:rsidR="00022D51" w:rsidRDefault="007E42F7">
      <w:pPr>
        <w:pStyle w:val="Heading2"/>
        <w:numPr>
          <w:ilvl w:val="1"/>
          <w:numId w:val="10"/>
        </w:numPr>
        <w:ind w:left="1080" w:hanging="720"/>
      </w:pPr>
      <w:bookmarkStart w:id="63" w:name="_44sinio" w:colFirst="0" w:colLast="0"/>
      <w:bookmarkEnd w:id="63"/>
      <w:r>
        <w:t>Business Members / Sponsorships</w:t>
      </w:r>
    </w:p>
    <w:p w14:paraId="2F195C39" w14:textId="77777777" w:rsidR="00022D51" w:rsidRDefault="00022D51">
      <w:pPr>
        <w:pBdr>
          <w:top w:val="nil"/>
          <w:left w:val="nil"/>
          <w:bottom w:val="nil"/>
          <w:right w:val="nil"/>
          <w:between w:val="nil"/>
        </w:pBdr>
        <w:spacing w:after="0" w:line="240" w:lineRule="auto"/>
        <w:ind w:left="0"/>
        <w:rPr>
          <w:color w:val="000000"/>
        </w:rPr>
      </w:pPr>
    </w:p>
    <w:p w14:paraId="2F195C3A" w14:textId="77777777" w:rsidR="00022D51" w:rsidRDefault="007E42F7">
      <w:pPr>
        <w:pBdr>
          <w:top w:val="nil"/>
          <w:left w:val="nil"/>
          <w:bottom w:val="nil"/>
          <w:right w:val="nil"/>
          <w:between w:val="nil"/>
        </w:pBdr>
        <w:spacing w:after="0" w:line="240" w:lineRule="auto"/>
        <w:ind w:left="0"/>
        <w:rPr>
          <w:color w:val="000000"/>
        </w:rPr>
      </w:pPr>
      <w:r>
        <w:rPr>
          <w:color w:val="000000"/>
        </w:rPr>
        <w:t>The Association has historically maintained relationships with businesses based in the community.  These relationships have supported community events and programming and included donations of food, beverages, sporting equipment, and other in-kind contributions.  As with memberships, the Association must be able to clearly articulate a value proposition to businesses to encourage businesses to become a business member or sponsor of the Association.  Business memberships and sponsorships represent a signific</w:t>
      </w:r>
      <w:r>
        <w:rPr>
          <w:color w:val="000000"/>
        </w:rPr>
        <w:t>ant revenue generation opportunity for unrestricted funds.</w:t>
      </w:r>
    </w:p>
    <w:p w14:paraId="2F195C3B" w14:textId="77777777" w:rsidR="00022D51" w:rsidRDefault="007E42F7">
      <w:pPr>
        <w:pBdr>
          <w:top w:val="nil"/>
          <w:left w:val="nil"/>
          <w:bottom w:val="nil"/>
          <w:right w:val="nil"/>
          <w:between w:val="nil"/>
        </w:pBdr>
        <w:spacing w:after="0" w:line="240" w:lineRule="auto"/>
        <w:ind w:left="0"/>
        <w:rPr>
          <w:color w:val="000000"/>
        </w:rPr>
      </w:pPr>
      <w:r>
        <w:rPr>
          <w:color w:val="000000"/>
        </w:rPr>
        <w:t xml:space="preserve">  </w:t>
      </w:r>
    </w:p>
    <w:p w14:paraId="2F195C3C" w14:textId="77777777" w:rsidR="00022D51" w:rsidRDefault="007E42F7">
      <w:pPr>
        <w:spacing w:after="120"/>
        <w:ind w:left="720"/>
        <w:rPr>
          <w:i/>
          <w:iCs/>
          <w:highlight w:val="yellow"/>
        </w:rPr>
      </w:pPr>
      <w:r>
        <w:rPr>
          <w:i/>
          <w:iCs/>
        </w:rPr>
        <w:t xml:space="preserve">Action Item # - Fill sponsorships chair and establish business sponsor / membership program by end of 2023.  </w:t>
      </w:r>
    </w:p>
    <w:p w14:paraId="2F195C3D" w14:textId="77777777" w:rsidR="00022D51" w:rsidRDefault="007E42F7">
      <w:pPr>
        <w:spacing w:after="120"/>
        <w:rPr>
          <w:ins w:id="64" w:author="Jason Kellock" w:date="2023-05-06T14:40:00Z"/>
          <w:highlight w:val="yellow"/>
        </w:rPr>
      </w:pPr>
      <w:ins w:id="65" w:author="Jason Kellock" w:date="2023-05-06T14:40:00Z">
        <w:r>
          <w:rPr>
            <w:highlight w:val="yellow"/>
          </w:rPr>
          <w:t>Increase business partnerships </w:t>
        </w:r>
      </w:ins>
    </w:p>
    <w:p w14:paraId="2F195C3E" w14:textId="77777777" w:rsidR="00022D51" w:rsidRDefault="007E42F7">
      <w:pPr>
        <w:pBdr>
          <w:top w:val="nil"/>
          <w:left w:val="nil"/>
          <w:bottom w:val="nil"/>
          <w:right w:val="nil"/>
          <w:between w:val="nil"/>
        </w:pBdr>
        <w:spacing w:after="0" w:line="240" w:lineRule="auto"/>
        <w:ind w:left="0"/>
        <w:rPr>
          <w:color w:val="000000"/>
          <w:highlight w:val="yellow"/>
        </w:rPr>
      </w:pPr>
      <w:ins w:id="66" w:author="Jason Kellock" w:date="2023-05-06T14:40:00Z">
        <w:r>
          <w:rPr>
            <w:color w:val="000000"/>
            <w:highlight w:val="yellow"/>
          </w:rPr>
          <w:t>Engage local businesses to provide member discounts, advertising opportunities, invite to RRROCA events </w:t>
        </w:r>
      </w:ins>
    </w:p>
    <w:p w14:paraId="2F195C3F" w14:textId="77777777" w:rsidR="00022D51" w:rsidRDefault="007E42F7">
      <w:pPr>
        <w:pBdr>
          <w:top w:val="nil"/>
          <w:left w:val="nil"/>
          <w:bottom w:val="nil"/>
          <w:right w:val="nil"/>
          <w:between w:val="nil"/>
        </w:pBdr>
        <w:spacing w:after="0" w:line="240" w:lineRule="auto"/>
        <w:ind w:left="0"/>
        <w:rPr>
          <w:color w:val="000000"/>
          <w:highlight w:val="yellow"/>
        </w:rPr>
      </w:pPr>
      <w:ins w:id="67" w:author="Jason Kellock" w:date="2023-05-06T14:40:00Z">
        <w:r>
          <w:rPr>
            <w:color w:val="000000"/>
            <w:highlight w:val="yellow"/>
          </w:rPr>
          <w:t>Need more sponsors </w:t>
        </w:r>
      </w:ins>
    </w:p>
    <w:p w14:paraId="2F195C40" w14:textId="77777777" w:rsidR="00022D51" w:rsidRDefault="007E42F7">
      <w:pPr>
        <w:pBdr>
          <w:top w:val="nil"/>
          <w:left w:val="nil"/>
          <w:bottom w:val="nil"/>
          <w:right w:val="nil"/>
          <w:between w:val="nil"/>
        </w:pBdr>
        <w:spacing w:after="0" w:line="240" w:lineRule="auto"/>
        <w:ind w:left="0"/>
        <w:rPr>
          <w:rFonts w:ascii="Times New Roman" w:eastAsia="Times New Roman" w:hAnsi="Times New Roman" w:cs="Times New Roman"/>
          <w:color w:val="000000"/>
          <w:highlight w:val="yellow"/>
        </w:rPr>
      </w:pPr>
      <w:r>
        <w:rPr>
          <w:color w:val="000000"/>
          <w:highlight w:val="yellow"/>
        </w:rPr>
        <w:t>Business Sponsors</w:t>
      </w:r>
    </w:p>
    <w:p w14:paraId="2F195C41" w14:textId="77777777" w:rsidR="00022D51" w:rsidRDefault="007E42F7">
      <w:pPr>
        <w:spacing w:after="160" w:line="259" w:lineRule="auto"/>
        <w:ind w:left="0"/>
        <w:rPr>
          <w:rFonts w:ascii="Cambria" w:eastAsia="Cambria" w:hAnsi="Cambria" w:cs="Cambria"/>
          <w:b/>
          <w:bCs/>
          <w:sz w:val="32"/>
          <w:szCs w:val="32"/>
        </w:rPr>
      </w:pPr>
      <w:r>
        <w:br w:type="page"/>
      </w:r>
    </w:p>
    <w:p w14:paraId="2F195C42" w14:textId="77777777" w:rsidR="00022D51" w:rsidRDefault="007E42F7">
      <w:pPr>
        <w:pStyle w:val="Heading1"/>
        <w:numPr>
          <w:ilvl w:val="0"/>
          <w:numId w:val="10"/>
        </w:numPr>
      </w:pPr>
      <w:bookmarkStart w:id="68" w:name="_2jxsxqh" w:colFirst="0" w:colLast="0"/>
      <w:bookmarkEnd w:id="68"/>
      <w:r>
        <w:t xml:space="preserve">Our Programs and Services  </w:t>
      </w:r>
    </w:p>
    <w:p w14:paraId="2F195C43" w14:textId="77777777" w:rsidR="00022D51" w:rsidRDefault="007E42F7">
      <w:pPr>
        <w:pStyle w:val="Heading2"/>
        <w:numPr>
          <w:ilvl w:val="1"/>
          <w:numId w:val="10"/>
        </w:numPr>
        <w:ind w:left="1080" w:hanging="720"/>
      </w:pPr>
      <w:bookmarkStart w:id="69" w:name="_z337ya" w:colFirst="0" w:colLast="0"/>
      <w:bookmarkEnd w:id="69"/>
      <w:r>
        <w:t xml:space="preserve">Current Sports Programs </w:t>
      </w:r>
    </w:p>
    <w:p w14:paraId="2F195C44" w14:textId="77777777" w:rsidR="00022D51" w:rsidRDefault="007E42F7">
      <w:pPr>
        <w:spacing w:after="120"/>
      </w:pPr>
      <w:r>
        <w:t>The primary program offered by the Association over the past several years has been the spring soccer program for U4 to U12.  Until 2020, the program was coordinated by the Association with parent volunteer coaches.  In 2019, based on the level of resources available to coordinate the spring 2020 season, the Board decided to out-source the overall coordination of the spring soccer program to SoccerTech.  However, the 2020 spring soccer season was suspended due to the COVID-19 pandemic.  Spring soccer resume</w:t>
      </w:r>
      <w:r>
        <w:t xml:space="preserve">d under SoccerTech in 2021.  While not without some learnings during the transition period, the outsource approach still appears to be the best option to continue this program, though it does result in lower revenues for the Association.  Additional seasons of soccer or expansion of the program to include additional players may be possible to increase memberships and revenue for the Association.  </w:t>
      </w:r>
    </w:p>
    <w:p w14:paraId="2F195C45" w14:textId="77777777" w:rsidR="00022D51" w:rsidRDefault="007E42F7">
      <w:pPr>
        <w:spacing w:after="120"/>
        <w:ind w:left="370"/>
        <w:rPr>
          <w:i/>
          <w:iCs/>
        </w:rPr>
      </w:pPr>
      <w:r>
        <w:rPr>
          <w:i/>
          <w:iCs/>
        </w:rPr>
        <w:t>Action Item # - Explore opportunities for additional soccer seasons, expansion of program or other programming in partnership with SoccerTech.  Alternative: return to self-managed program.</w:t>
      </w:r>
    </w:p>
    <w:p w14:paraId="2F195C46" w14:textId="77777777" w:rsidR="00022D51" w:rsidRDefault="007E42F7">
      <w:pPr>
        <w:pStyle w:val="Heading2"/>
        <w:numPr>
          <w:ilvl w:val="1"/>
          <w:numId w:val="10"/>
        </w:numPr>
      </w:pPr>
      <w:bookmarkStart w:id="70" w:name="_3j2qqm3" w:colFirst="0" w:colLast="0"/>
      <w:bookmarkEnd w:id="70"/>
      <w:r>
        <w:t xml:space="preserve">Previous Sports Programs </w:t>
      </w:r>
    </w:p>
    <w:p w14:paraId="2F195C47" w14:textId="77777777" w:rsidR="00022D51" w:rsidRDefault="007E42F7">
      <w:pPr>
        <w:spacing w:after="120"/>
      </w:pPr>
      <w:r>
        <w:t xml:space="preserve">Spring baseball and T-ball programs were previously coordinated by the Association using parent volunteer coaches for ages 5-8.  However, this program was not offered in 2020 due to lack of capacity and the COVID-19 pandemic.  Furthermore, the Calgary Northwest Little League Association (NWLL, </w:t>
      </w:r>
      <w:hyperlink r:id="rId20">
        <w:r>
          <w:rPr>
            <w:color w:val="0563C1"/>
            <w:u w:val="single"/>
          </w:rPr>
          <w:t>https://www.nwll.ca/</w:t>
        </w:r>
      </w:hyperlink>
      <w:r>
        <w:t xml:space="preserve">) offers a similar program and is open to members of the Rocky Ridge and Royal Oak community.  Rather than compete with NWLL for players and coaches, the Board recommends that the Association explore opportunities to promote NWLL to members of the community and to work with NWLL to offer their baseball program within Rocky Ridge and Royal Oak.  </w:t>
      </w:r>
    </w:p>
    <w:p w14:paraId="2F195C48" w14:textId="77777777" w:rsidR="00022D51" w:rsidRDefault="007E42F7">
      <w:pPr>
        <w:spacing w:after="120"/>
        <w:ind w:left="730"/>
        <w:rPr>
          <w:i/>
          <w:iCs/>
        </w:rPr>
      </w:pPr>
      <w:r>
        <w:rPr>
          <w:i/>
          <w:iCs/>
        </w:rPr>
        <w:t xml:space="preserve">Action Item # - Explore opportunities to partner with NWLL to promote their program and deliver within Rocky Ridge and Royal Oak as a programming offering to community members.  </w:t>
      </w:r>
    </w:p>
    <w:p w14:paraId="2F195C49" w14:textId="77777777" w:rsidR="00022D51" w:rsidRDefault="007E42F7">
      <w:pPr>
        <w:pStyle w:val="Heading2"/>
        <w:numPr>
          <w:ilvl w:val="1"/>
          <w:numId w:val="10"/>
        </w:numPr>
        <w:ind w:left="1080" w:hanging="720"/>
      </w:pPr>
      <w:bookmarkStart w:id="71" w:name="_1y810tw" w:colFirst="0" w:colLast="0"/>
      <w:bookmarkEnd w:id="71"/>
      <w:r>
        <w:t xml:space="preserve">Resourcing for Sports Programs </w:t>
      </w:r>
    </w:p>
    <w:p w14:paraId="2F195C4A" w14:textId="77777777" w:rsidR="00022D51" w:rsidRDefault="007E42F7">
      <w:pPr>
        <w:spacing w:after="120"/>
      </w:pPr>
      <w:r>
        <w:t>Resourcing to deliver youth sports programs continues to be a challenge.  Without a strong coordinator for the Programs portfolio and engaged volunteers, self-coordinating the youth sports programs or additional program offerings are not possible.  Furthermore, with the addition of the YMCA within the community and other organizations in the surrounding area well-established and well-organized alternatives exist.  At this point, the Board recommends that opportunities to partner with other organizations and</w:t>
      </w:r>
      <w:r>
        <w:t xml:space="preserve"> direct community members to these programs be the focus of near-term efforts.  When a Programs portfolio chair be identified, a more thorough review of the programs currently offered and incremental programming opportunities should be undertaken.</w:t>
      </w:r>
    </w:p>
    <w:p w14:paraId="2F195C4B" w14:textId="77777777" w:rsidR="00022D51" w:rsidRDefault="007E42F7">
      <w:pPr>
        <w:spacing w:after="120"/>
        <w:ind w:firstLine="710"/>
        <w:rPr>
          <w:i/>
          <w:iCs/>
        </w:rPr>
      </w:pPr>
      <w:r>
        <w:rPr>
          <w:i/>
          <w:iCs/>
        </w:rPr>
        <w:t>Action Item # - Fill Programs chair role and re-evaluate programming</w:t>
      </w:r>
    </w:p>
    <w:p w14:paraId="2F195C4C" w14:textId="77777777" w:rsidR="00022D51" w:rsidRDefault="007E42F7">
      <w:pPr>
        <w:spacing w:after="120"/>
      </w:pPr>
      <w:r>
        <w:t>As a secondary priority, the Association may look for opportunities to add value through contributing assets and resources directly controlled or under the influence of the Association (eg. outdoor rink, park, community baseball diamonds or soccer fields) to the programs being offered by others.</w:t>
      </w:r>
    </w:p>
    <w:p w14:paraId="2F195C4D" w14:textId="77777777" w:rsidR="00022D51" w:rsidRDefault="007E42F7">
      <w:pPr>
        <w:pStyle w:val="Heading2"/>
        <w:numPr>
          <w:ilvl w:val="1"/>
          <w:numId w:val="10"/>
        </w:numPr>
        <w:ind w:left="1080" w:hanging="720"/>
        <w:rPr>
          <w:del w:id="72" w:author="Jason Kellock" w:date="2023-05-22T15:54:00Z"/>
          <w:highlight w:val="yellow"/>
        </w:rPr>
      </w:pPr>
      <w:bookmarkStart w:id="73" w:name="_4i7ojhp" w:colFirst="0" w:colLast="0"/>
      <w:bookmarkEnd w:id="73"/>
      <w:del w:id="74" w:author="Jason Kellock" w:date="2023-05-22T15:54:00Z">
        <w:r>
          <w:rPr>
            <w:highlight w:val="yellow"/>
          </w:rPr>
          <w:delText xml:space="preserve">Revitalizing or Reducing Programs and Services  </w:delText>
        </w:r>
      </w:del>
    </w:p>
    <w:p w14:paraId="2F195C4E" w14:textId="77777777" w:rsidR="00022D51" w:rsidRDefault="007E42F7">
      <w:pPr>
        <w:spacing w:after="120"/>
        <w:rPr>
          <w:del w:id="75" w:author="Jason Kellock" w:date="2023-05-22T15:54:00Z"/>
          <w:highlight w:val="yellow"/>
        </w:rPr>
      </w:pPr>
      <w:del w:id="76" w:author="Jason Kellock" w:date="2023-05-22T15:54:00Z">
        <w:r>
          <w:rPr>
            <w:highlight w:val="yellow"/>
          </w:rPr>
          <w:delText xml:space="preserve">To date the programs provided by RRROCA are thriving and the current population of children who participate in these programs is large enough and growing enough to sustain the need for the current programs for many years to come.  There is no foreseen need to revitalise the programs or reduce them. </w:delText>
        </w:r>
      </w:del>
    </w:p>
    <w:p w14:paraId="2F195C4F" w14:textId="77777777" w:rsidR="00022D51" w:rsidRDefault="007E42F7">
      <w:pPr>
        <w:pStyle w:val="Heading2"/>
        <w:numPr>
          <w:ilvl w:val="1"/>
          <w:numId w:val="10"/>
        </w:numPr>
        <w:ind w:left="1080" w:hanging="720"/>
        <w:rPr>
          <w:del w:id="77" w:author="Jason Kellock" w:date="2023-05-22T15:54:00Z"/>
          <w:highlight w:val="yellow"/>
        </w:rPr>
      </w:pPr>
      <w:bookmarkStart w:id="78" w:name="_2xcytpi" w:colFirst="0" w:colLast="0"/>
      <w:bookmarkEnd w:id="78"/>
      <w:del w:id="79" w:author="Jason Kellock" w:date="2023-05-22T15:54:00Z">
        <w:r>
          <w:rPr>
            <w:highlight w:val="yellow"/>
          </w:rPr>
          <w:delText xml:space="preserve">Adding Programs and Services  </w:delText>
        </w:r>
      </w:del>
    </w:p>
    <w:p w14:paraId="2F195C50" w14:textId="77777777" w:rsidR="00022D51" w:rsidRDefault="007E42F7">
      <w:pPr>
        <w:spacing w:after="120"/>
        <w:rPr>
          <w:del w:id="80" w:author="Jason Kellock" w:date="2023-05-22T15:54:00Z"/>
          <w:highlight w:val="yellow"/>
        </w:rPr>
      </w:pPr>
      <w:del w:id="81" w:author="Jason Kellock" w:date="2023-05-22T15:54:00Z">
        <w:r>
          <w:rPr>
            <w:highlight w:val="yellow"/>
          </w:rPr>
          <w:delText xml:space="preserve">Since the affordability and maintainability of a Community Hall have been major factors in a decision to avoid such a commitment, it is improbable that any further programs can be entertained.  </w:delText>
        </w:r>
      </w:del>
    </w:p>
    <w:p w14:paraId="2F195C51" w14:textId="77777777" w:rsidR="00022D51" w:rsidRDefault="007E42F7">
      <w:pPr>
        <w:pStyle w:val="Heading2"/>
        <w:numPr>
          <w:ilvl w:val="1"/>
          <w:numId w:val="10"/>
        </w:numPr>
        <w:ind w:left="1080" w:hanging="720"/>
        <w:rPr>
          <w:del w:id="82" w:author="Jason Kellock" w:date="2023-05-22T15:54:00Z"/>
          <w:highlight w:val="yellow"/>
        </w:rPr>
      </w:pPr>
      <w:bookmarkStart w:id="83" w:name="_1ci93xb" w:colFirst="0" w:colLast="0"/>
      <w:bookmarkEnd w:id="83"/>
      <w:del w:id="84" w:author="Jason Kellock" w:date="2023-05-22T15:54:00Z">
        <w:r>
          <w:rPr>
            <w:highlight w:val="yellow"/>
          </w:rPr>
          <w:delText xml:space="preserve">Continuous Improvement  </w:delText>
        </w:r>
      </w:del>
    </w:p>
    <w:p w14:paraId="2F195C52" w14:textId="77777777" w:rsidR="00022D51" w:rsidRDefault="007E42F7">
      <w:pPr>
        <w:spacing w:after="120"/>
        <w:rPr>
          <w:highlight w:val="yellow"/>
        </w:rPr>
      </w:pPr>
      <w:del w:id="85" w:author="Jason Kellock" w:date="2023-05-22T15:54:00Z">
        <w:r>
          <w:rPr>
            <w:highlight w:val="yellow"/>
          </w:rPr>
          <w:delText xml:space="preserve">The Association will seek feedback from program participants and will incorporate this feedback into the design and execution of programs going forward. </w:delText>
        </w:r>
      </w:del>
      <w:r>
        <w:rPr>
          <w:highlight w:val="yellow"/>
        </w:rPr>
        <w:t xml:space="preserve"> </w:t>
      </w:r>
    </w:p>
    <w:p w14:paraId="2F195C53" w14:textId="77777777" w:rsidR="00022D51" w:rsidRDefault="00022D51">
      <w:pPr>
        <w:pBdr>
          <w:top w:val="nil"/>
          <w:left w:val="nil"/>
          <w:bottom w:val="nil"/>
          <w:right w:val="nil"/>
          <w:between w:val="nil"/>
        </w:pBdr>
        <w:spacing w:after="0" w:line="240" w:lineRule="auto"/>
        <w:ind w:left="1800"/>
        <w:rPr>
          <w:color w:val="000000"/>
          <w:highlight w:val="yellow"/>
        </w:rPr>
      </w:pPr>
    </w:p>
    <w:p w14:paraId="2F195C54" w14:textId="77777777" w:rsidR="00022D51" w:rsidRDefault="007E42F7">
      <w:pPr>
        <w:pBdr>
          <w:top w:val="nil"/>
          <w:left w:val="nil"/>
          <w:bottom w:val="nil"/>
          <w:right w:val="nil"/>
          <w:between w:val="nil"/>
        </w:pBdr>
        <w:spacing w:after="0" w:line="240" w:lineRule="auto"/>
        <w:rPr>
          <w:ins w:id="86" w:author="Jason Kellock" w:date="2023-05-06T14:40:00Z"/>
          <w:color w:val="000000"/>
          <w:highlight w:val="yellow"/>
        </w:rPr>
      </w:pPr>
      <w:ins w:id="87" w:author="Jason Kellock" w:date="2023-05-06T14:40:00Z">
        <w:r>
          <w:rPr>
            <w:color w:val="000000"/>
            <w:highlight w:val="yellow"/>
          </w:rPr>
          <w:t>Terminate Soccer-Tech and run soccer program ourselves </w:t>
        </w:r>
      </w:ins>
    </w:p>
    <w:p w14:paraId="2F195C55" w14:textId="77777777" w:rsidR="00022D51" w:rsidRDefault="007E42F7">
      <w:pPr>
        <w:pBdr>
          <w:top w:val="nil"/>
          <w:left w:val="nil"/>
          <w:bottom w:val="nil"/>
          <w:right w:val="nil"/>
          <w:between w:val="nil"/>
        </w:pBdr>
        <w:spacing w:after="0" w:line="240" w:lineRule="auto"/>
        <w:ind w:left="0"/>
        <w:rPr>
          <w:ins w:id="88" w:author="Jason Kellock" w:date="2023-05-06T14:40:00Z"/>
          <w:color w:val="000000"/>
          <w:highlight w:val="yellow"/>
        </w:rPr>
      </w:pPr>
      <w:ins w:id="89" w:author="Jason Kellock" w:date="2023-05-06T14:40:00Z">
        <w:r>
          <w:rPr>
            <w:color w:val="000000"/>
            <w:highlight w:val="yellow"/>
          </w:rPr>
          <w:t>Need dedicated individual to run </w:t>
        </w:r>
      </w:ins>
    </w:p>
    <w:p w14:paraId="2F195C56" w14:textId="77777777" w:rsidR="00022D51" w:rsidRDefault="007E42F7">
      <w:pPr>
        <w:pBdr>
          <w:top w:val="nil"/>
          <w:left w:val="nil"/>
          <w:bottom w:val="nil"/>
          <w:right w:val="nil"/>
          <w:between w:val="nil"/>
        </w:pBdr>
        <w:spacing w:after="0" w:line="240" w:lineRule="auto"/>
        <w:rPr>
          <w:ins w:id="90" w:author="Jason Kellock" w:date="2023-05-06T14:40:00Z"/>
          <w:color w:val="000000"/>
          <w:highlight w:val="yellow"/>
        </w:rPr>
      </w:pPr>
      <w:ins w:id="91" w:author="Jason Kellock" w:date="2023-05-06T14:40:00Z">
        <w:r>
          <w:rPr>
            <w:color w:val="000000"/>
            <w:highlight w:val="yellow"/>
          </w:rPr>
          <w:t>Baseball program </w:t>
        </w:r>
      </w:ins>
    </w:p>
    <w:p w14:paraId="2F195C57" w14:textId="77777777" w:rsidR="00022D51" w:rsidRDefault="007E42F7">
      <w:pPr>
        <w:pBdr>
          <w:top w:val="nil"/>
          <w:left w:val="nil"/>
          <w:bottom w:val="nil"/>
          <w:right w:val="nil"/>
          <w:between w:val="nil"/>
        </w:pBdr>
        <w:spacing w:after="0" w:line="240" w:lineRule="auto"/>
        <w:ind w:left="0"/>
        <w:rPr>
          <w:color w:val="000000"/>
          <w:highlight w:val="yellow"/>
        </w:rPr>
      </w:pPr>
      <w:ins w:id="92" w:author="Jason Kellock" w:date="2023-05-06T14:40:00Z">
        <w:r>
          <w:rPr>
            <w:color w:val="000000"/>
            <w:highlight w:val="yellow"/>
          </w:rPr>
          <w:t>Need explore interest from community; have dedicated individual to run </w:t>
        </w:r>
      </w:ins>
    </w:p>
    <w:p w14:paraId="2F195C58" w14:textId="77777777" w:rsidR="00022D51" w:rsidRDefault="007E42F7">
      <w:pPr>
        <w:pBdr>
          <w:top w:val="nil"/>
          <w:left w:val="nil"/>
          <w:bottom w:val="nil"/>
          <w:right w:val="nil"/>
          <w:between w:val="nil"/>
        </w:pBdr>
        <w:spacing w:after="0" w:line="240" w:lineRule="auto"/>
        <w:ind w:left="0"/>
        <w:rPr>
          <w:color w:val="000000"/>
          <w:highlight w:val="yellow"/>
        </w:rPr>
      </w:pPr>
      <w:r>
        <w:rPr>
          <w:color w:val="000000"/>
          <w:highlight w:val="yellow"/>
        </w:rPr>
        <w:t xml:space="preserve">Expand </w:t>
      </w:r>
      <w:ins w:id="93" w:author="Jason Kellock" w:date="2023-05-06T14:40:00Z">
        <w:r>
          <w:rPr>
            <w:color w:val="000000"/>
            <w:highlight w:val="yellow"/>
          </w:rPr>
          <w:t>In-House Programming </w:t>
        </w:r>
      </w:ins>
    </w:p>
    <w:p w14:paraId="2F195C59" w14:textId="77777777" w:rsidR="00022D51" w:rsidRDefault="007E42F7">
      <w:pPr>
        <w:pBdr>
          <w:top w:val="nil"/>
          <w:left w:val="nil"/>
          <w:bottom w:val="nil"/>
          <w:right w:val="nil"/>
          <w:between w:val="nil"/>
        </w:pBdr>
        <w:spacing w:after="0" w:line="240" w:lineRule="auto"/>
        <w:ind w:left="0"/>
        <w:rPr>
          <w:ins w:id="94" w:author="Jason Kellock" w:date="2023-05-06T14:40:00Z"/>
          <w:rFonts w:ascii="Quattrocento Sans" w:eastAsia="Quattrocento Sans" w:hAnsi="Quattrocento Sans" w:cs="Quattrocento Sans"/>
          <w:color w:val="000000"/>
          <w:sz w:val="18"/>
          <w:szCs w:val="18"/>
          <w:highlight w:val="yellow"/>
        </w:rPr>
      </w:pPr>
      <w:ins w:id="95" w:author="Jason Kellock" w:date="2023-05-06T14:40:00Z">
        <w:r>
          <w:rPr>
            <w:color w:val="000000"/>
            <w:highlight w:val="yellow"/>
          </w:rPr>
          <w:t>Revenue streams, methods to increase membership revenue? </w:t>
        </w:r>
      </w:ins>
    </w:p>
    <w:p w14:paraId="2F195C5A" w14:textId="77777777" w:rsidR="00022D51" w:rsidRDefault="007E42F7">
      <w:pPr>
        <w:pBdr>
          <w:top w:val="nil"/>
          <w:left w:val="nil"/>
          <w:bottom w:val="nil"/>
          <w:right w:val="nil"/>
          <w:between w:val="nil"/>
        </w:pBdr>
        <w:spacing w:after="0" w:line="240" w:lineRule="auto"/>
        <w:ind w:left="0"/>
        <w:rPr>
          <w:rFonts w:ascii="Quattrocento Sans" w:eastAsia="Quattrocento Sans" w:hAnsi="Quattrocento Sans" w:cs="Quattrocento Sans"/>
          <w:color w:val="000000"/>
          <w:sz w:val="18"/>
          <w:szCs w:val="18"/>
        </w:rPr>
      </w:pPr>
      <w:ins w:id="96" w:author="Jason Kellock" w:date="2023-05-06T14:40:00Z">
        <w:r>
          <w:rPr>
            <w:color w:val="000000"/>
            <w:highlight w:val="yellow"/>
          </w:rPr>
          <w:t>Community survey to increase awareness of what the community needs/wants?</w:t>
        </w:r>
        <w:r>
          <w:rPr>
            <w:color w:val="000000"/>
          </w:rPr>
          <w:t> </w:t>
        </w:r>
      </w:ins>
    </w:p>
    <w:p w14:paraId="2F195C5B" w14:textId="77777777" w:rsidR="00022D51" w:rsidRDefault="00022D51">
      <w:pPr>
        <w:pBdr>
          <w:top w:val="nil"/>
          <w:left w:val="nil"/>
          <w:bottom w:val="nil"/>
          <w:right w:val="nil"/>
          <w:between w:val="nil"/>
        </w:pBdr>
        <w:spacing w:after="0" w:line="240" w:lineRule="auto"/>
        <w:ind w:left="0"/>
        <w:rPr>
          <w:color w:val="000000"/>
        </w:rPr>
      </w:pPr>
    </w:p>
    <w:p w14:paraId="2F195C5C" w14:textId="77777777" w:rsidR="00022D51" w:rsidRDefault="00022D51">
      <w:pPr>
        <w:pBdr>
          <w:top w:val="nil"/>
          <w:left w:val="nil"/>
          <w:bottom w:val="nil"/>
          <w:right w:val="nil"/>
          <w:between w:val="nil"/>
        </w:pBdr>
        <w:spacing w:after="0" w:line="240" w:lineRule="auto"/>
        <w:ind w:left="0"/>
        <w:rPr>
          <w:color w:val="000000"/>
        </w:rPr>
      </w:pPr>
    </w:p>
    <w:p w14:paraId="2F195C5D" w14:textId="77777777" w:rsidR="00022D51" w:rsidRDefault="007E42F7">
      <w:pPr>
        <w:pStyle w:val="Heading2"/>
        <w:numPr>
          <w:ilvl w:val="1"/>
          <w:numId w:val="10"/>
        </w:numPr>
        <w:ind w:left="1080" w:hanging="720"/>
      </w:pPr>
      <w:bookmarkStart w:id="97" w:name="_3whwml4" w:colFirst="0" w:colLast="0"/>
      <w:bookmarkEnd w:id="97"/>
      <w:r>
        <w:t>Events</w:t>
      </w:r>
    </w:p>
    <w:p w14:paraId="2F195C5E" w14:textId="77777777" w:rsidR="00022D51" w:rsidRDefault="007E42F7">
      <w:pPr>
        <w:pBdr>
          <w:top w:val="nil"/>
          <w:left w:val="nil"/>
          <w:bottom w:val="nil"/>
          <w:right w:val="nil"/>
          <w:between w:val="nil"/>
        </w:pBdr>
        <w:spacing w:after="0" w:line="240" w:lineRule="auto"/>
        <w:ind w:left="0"/>
        <w:rPr>
          <w:color w:val="000000"/>
        </w:rPr>
      </w:pPr>
      <w:r>
        <w:rPr>
          <w:color w:val="000000"/>
        </w:rPr>
        <w:t>The Association has coordinated a number of community events on an annual basis to provide opportunities to build social connections among community members.  Many of these events are hosted in collaboration with other community organizations. Typically, the annual events organized by the association include:</w:t>
      </w:r>
    </w:p>
    <w:p w14:paraId="2F195C5F"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 xml:space="preserve">Easter egg hunt </w:t>
      </w:r>
    </w:p>
    <w:p w14:paraId="2F195C60"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 xml:space="preserve">Family fun day </w:t>
      </w:r>
    </w:p>
    <w:p w14:paraId="2F195C61"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Neighbor Day </w:t>
      </w:r>
    </w:p>
    <w:p w14:paraId="2F195C62"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Parade of garage sales </w:t>
      </w:r>
    </w:p>
    <w:p w14:paraId="2F195C63"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Stampede event</w:t>
      </w:r>
    </w:p>
    <w:p w14:paraId="2F195C64"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 xml:space="preserve">Community clean-up </w:t>
      </w:r>
    </w:p>
    <w:p w14:paraId="2F195C65" w14:textId="77777777" w:rsidR="00022D51" w:rsidRDefault="00022D51">
      <w:pPr>
        <w:pBdr>
          <w:top w:val="nil"/>
          <w:left w:val="nil"/>
          <w:bottom w:val="nil"/>
          <w:right w:val="nil"/>
          <w:between w:val="nil"/>
        </w:pBdr>
        <w:spacing w:after="0" w:line="240" w:lineRule="auto"/>
        <w:ind w:left="0"/>
        <w:rPr>
          <w:color w:val="000000"/>
        </w:rPr>
      </w:pPr>
    </w:p>
    <w:p w14:paraId="2F195C66" w14:textId="77777777" w:rsidR="00022D51" w:rsidRDefault="007E42F7">
      <w:pPr>
        <w:pBdr>
          <w:top w:val="nil"/>
          <w:left w:val="nil"/>
          <w:bottom w:val="nil"/>
          <w:right w:val="nil"/>
          <w:between w:val="nil"/>
        </w:pBdr>
        <w:spacing w:after="0" w:line="240" w:lineRule="auto"/>
        <w:ind w:left="0"/>
        <w:rPr>
          <w:color w:val="000000"/>
        </w:rPr>
      </w:pPr>
      <w:r>
        <w:rPr>
          <w:color w:val="000000"/>
        </w:rPr>
        <w:t>Additional events being considered include:</w:t>
      </w:r>
    </w:p>
    <w:p w14:paraId="2F195C67"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Movie night</w:t>
      </w:r>
    </w:p>
    <w:p w14:paraId="2F195C68"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Arts and Culture Day</w:t>
      </w:r>
    </w:p>
    <w:p w14:paraId="2F195C69" w14:textId="77777777" w:rsidR="00022D51" w:rsidRDefault="007E42F7">
      <w:pPr>
        <w:numPr>
          <w:ilvl w:val="0"/>
          <w:numId w:val="13"/>
        </w:numPr>
        <w:pBdr>
          <w:top w:val="nil"/>
          <w:left w:val="nil"/>
          <w:bottom w:val="nil"/>
          <w:right w:val="nil"/>
          <w:between w:val="nil"/>
        </w:pBdr>
        <w:spacing w:after="0" w:line="240" w:lineRule="auto"/>
        <w:rPr>
          <w:color w:val="000000"/>
        </w:rPr>
      </w:pPr>
      <w:r>
        <w:rPr>
          <w:color w:val="000000"/>
        </w:rPr>
        <w:t>Halloween event</w:t>
      </w:r>
    </w:p>
    <w:p w14:paraId="2F195C6A" w14:textId="77777777" w:rsidR="00022D51" w:rsidRDefault="00022D51">
      <w:pPr>
        <w:pBdr>
          <w:top w:val="nil"/>
          <w:left w:val="nil"/>
          <w:bottom w:val="nil"/>
          <w:right w:val="nil"/>
          <w:between w:val="nil"/>
        </w:pBdr>
        <w:spacing w:after="0" w:line="240" w:lineRule="auto"/>
        <w:ind w:left="0"/>
        <w:rPr>
          <w:color w:val="000000"/>
        </w:rPr>
      </w:pPr>
    </w:p>
    <w:p w14:paraId="2F195C6B" w14:textId="77777777" w:rsidR="00022D51" w:rsidRDefault="007E42F7">
      <w:pPr>
        <w:pBdr>
          <w:top w:val="nil"/>
          <w:left w:val="nil"/>
          <w:bottom w:val="nil"/>
          <w:right w:val="nil"/>
          <w:between w:val="nil"/>
        </w:pBdr>
        <w:spacing w:after="0" w:line="240" w:lineRule="auto"/>
        <w:ind w:left="0"/>
        <w:rPr>
          <w:color w:val="000000"/>
        </w:rPr>
      </w:pPr>
      <w:r>
        <w:rPr>
          <w:color w:val="000000"/>
          <w:highlight w:val="yellow"/>
        </w:rPr>
        <w:t>&lt;NTD:  considerations for annual budget for events; cost vs. revenue through sponsorships / donations, requirement for unrestricted funds, grants and sponsorships to offset costs&gt;</w:t>
      </w:r>
    </w:p>
    <w:p w14:paraId="2F195C6C" w14:textId="77777777" w:rsidR="00022D51" w:rsidRDefault="00022D51">
      <w:pPr>
        <w:pBdr>
          <w:top w:val="nil"/>
          <w:left w:val="nil"/>
          <w:bottom w:val="nil"/>
          <w:right w:val="nil"/>
          <w:between w:val="nil"/>
        </w:pBdr>
        <w:spacing w:after="0" w:line="240" w:lineRule="auto"/>
        <w:ind w:left="0"/>
        <w:rPr>
          <w:color w:val="000000"/>
        </w:rPr>
      </w:pPr>
    </w:p>
    <w:p w14:paraId="2F195C6D" w14:textId="77777777" w:rsidR="00022D51" w:rsidRDefault="007E42F7">
      <w:pPr>
        <w:pBdr>
          <w:top w:val="nil"/>
          <w:left w:val="nil"/>
          <w:bottom w:val="nil"/>
          <w:right w:val="nil"/>
          <w:between w:val="nil"/>
        </w:pBdr>
        <w:spacing w:after="0" w:line="240" w:lineRule="auto"/>
        <w:ind w:left="0"/>
        <w:rPr>
          <w:color w:val="000000"/>
          <w:highlight w:val="yellow"/>
        </w:rPr>
      </w:pPr>
      <w:r>
        <w:rPr>
          <w:color w:val="000000"/>
          <w:highlight w:val="yellow"/>
        </w:rPr>
        <w:t>&lt;NTD:  Discussion from Strategy session:&gt;</w:t>
      </w:r>
    </w:p>
    <w:p w14:paraId="2F195C6E" w14:textId="77777777" w:rsidR="00022D51" w:rsidRDefault="007E42F7">
      <w:pPr>
        <w:numPr>
          <w:ilvl w:val="0"/>
          <w:numId w:val="13"/>
        </w:numPr>
        <w:pBdr>
          <w:top w:val="nil"/>
          <w:left w:val="nil"/>
          <w:bottom w:val="nil"/>
          <w:right w:val="nil"/>
          <w:between w:val="nil"/>
        </w:pBdr>
        <w:spacing w:after="0" w:line="240" w:lineRule="auto"/>
        <w:rPr>
          <w:color w:val="000000"/>
          <w:highlight w:val="yellow"/>
        </w:rPr>
      </w:pPr>
      <w:r>
        <w:rPr>
          <w:color w:val="000000"/>
          <w:highlight w:val="yellow"/>
        </w:rPr>
        <w:t>About 4-8 events per year, focus on doing small number of events well, vs many </w:t>
      </w:r>
    </w:p>
    <w:p w14:paraId="2F195C6F" w14:textId="77777777" w:rsidR="00022D51" w:rsidRDefault="007E42F7">
      <w:pPr>
        <w:numPr>
          <w:ilvl w:val="0"/>
          <w:numId w:val="13"/>
        </w:numPr>
        <w:pBdr>
          <w:top w:val="nil"/>
          <w:left w:val="nil"/>
          <w:bottom w:val="nil"/>
          <w:right w:val="nil"/>
          <w:between w:val="nil"/>
        </w:pBdr>
        <w:spacing w:after="0" w:line="240" w:lineRule="auto"/>
        <w:rPr>
          <w:color w:val="000000"/>
          <w:highlight w:val="yellow"/>
        </w:rPr>
      </w:pPr>
      <w:r>
        <w:rPr>
          <w:color w:val="000000"/>
          <w:highlight w:val="yellow"/>
        </w:rPr>
        <w:t>April - Volunteer appreciation for both rink and general volunteers </w:t>
      </w:r>
    </w:p>
    <w:p w14:paraId="2F195C70" w14:textId="77777777" w:rsidR="00022D51" w:rsidRDefault="007E42F7">
      <w:pPr>
        <w:numPr>
          <w:ilvl w:val="0"/>
          <w:numId w:val="13"/>
        </w:numPr>
        <w:pBdr>
          <w:top w:val="nil"/>
          <w:left w:val="nil"/>
          <w:bottom w:val="nil"/>
          <w:right w:val="nil"/>
          <w:between w:val="nil"/>
        </w:pBdr>
        <w:spacing w:after="0" w:line="240" w:lineRule="auto"/>
        <w:ind w:firstLine="360"/>
        <w:rPr>
          <w:color w:val="000000"/>
        </w:rPr>
      </w:pPr>
      <w:r>
        <w:rPr>
          <w:color w:val="000000"/>
          <w:highlight w:val="yellow"/>
        </w:rPr>
        <w:t xml:space="preserve">September TBA - Fall movies nights, partner with school? </w:t>
      </w:r>
    </w:p>
    <w:p w14:paraId="2F195C71" w14:textId="77777777" w:rsidR="00022D51" w:rsidRDefault="007E42F7">
      <w:pPr>
        <w:numPr>
          <w:ilvl w:val="0"/>
          <w:numId w:val="13"/>
        </w:numPr>
        <w:pBdr>
          <w:top w:val="nil"/>
          <w:left w:val="nil"/>
          <w:bottom w:val="nil"/>
          <w:right w:val="nil"/>
          <w:between w:val="nil"/>
        </w:pBdr>
        <w:spacing w:after="0" w:line="240" w:lineRule="auto"/>
        <w:ind w:firstLine="360"/>
        <w:rPr>
          <w:color w:val="000000"/>
        </w:rPr>
      </w:pPr>
      <w:r>
        <w:rPr>
          <w:color w:val="000000"/>
          <w:highlight w:val="yellow"/>
        </w:rPr>
        <w:t>Capital investment in equipment for movie night</w:t>
      </w:r>
    </w:p>
    <w:p w14:paraId="2F195C72" w14:textId="77777777" w:rsidR="00022D51" w:rsidRDefault="00022D51">
      <w:pPr>
        <w:pBdr>
          <w:top w:val="nil"/>
          <w:left w:val="nil"/>
          <w:bottom w:val="nil"/>
          <w:right w:val="nil"/>
          <w:between w:val="nil"/>
        </w:pBdr>
        <w:spacing w:after="0" w:line="240" w:lineRule="auto"/>
        <w:ind w:left="0"/>
        <w:rPr>
          <w:color w:val="000000"/>
        </w:rPr>
      </w:pPr>
    </w:p>
    <w:p w14:paraId="2F195C73" w14:textId="77777777" w:rsidR="00022D51" w:rsidRDefault="007E42F7">
      <w:pPr>
        <w:pStyle w:val="Heading2"/>
        <w:numPr>
          <w:ilvl w:val="1"/>
          <w:numId w:val="10"/>
        </w:numPr>
        <w:ind w:left="1080" w:hanging="720"/>
      </w:pPr>
      <w:bookmarkStart w:id="98" w:name="_2bn6wsx" w:colFirst="0" w:colLast="0"/>
      <w:bookmarkEnd w:id="98"/>
      <w:r>
        <w:t xml:space="preserve">Other Services  </w:t>
      </w:r>
    </w:p>
    <w:p w14:paraId="2F195C74" w14:textId="77777777" w:rsidR="00022D51" w:rsidRDefault="007E42F7">
      <w:pPr>
        <w:spacing w:after="160" w:line="259" w:lineRule="auto"/>
        <w:ind w:left="0"/>
      </w:pPr>
      <w:r>
        <w:rPr>
          <w:highlight w:val="yellow"/>
        </w:rPr>
        <w:t>&lt;NTD:  Describe other services provided by the Association on behalf of the members&gt;</w:t>
      </w:r>
    </w:p>
    <w:p w14:paraId="2F195C75" w14:textId="77777777" w:rsidR="00022D51" w:rsidRDefault="007E42F7">
      <w:pPr>
        <w:spacing w:after="160" w:line="259" w:lineRule="auto"/>
        <w:ind w:left="0"/>
        <w:rPr>
          <w:highlight w:val="yellow"/>
        </w:rPr>
      </w:pPr>
      <w:r>
        <w:rPr>
          <w:highlight w:val="yellow"/>
        </w:rPr>
        <w:t>Business directory?</w:t>
      </w:r>
    </w:p>
    <w:p w14:paraId="2F195C76" w14:textId="77777777" w:rsidR="00022D51" w:rsidRDefault="007E42F7">
      <w:pPr>
        <w:spacing w:after="160" w:line="259" w:lineRule="auto"/>
        <w:ind w:left="0"/>
      </w:pPr>
      <w:r>
        <w:rPr>
          <w:highlight w:val="yellow"/>
        </w:rPr>
        <w:t>Babysitter registry?</w:t>
      </w:r>
    </w:p>
    <w:p w14:paraId="2F195C77" w14:textId="77777777" w:rsidR="00022D51" w:rsidRDefault="007E42F7">
      <w:pPr>
        <w:spacing w:after="120"/>
      </w:pPr>
      <w:r>
        <w:t xml:space="preserve">The Association had previously offered a babysitter registry through its website.  This registry is not currently being actively maintained.  The Board had previously flagged a concern around liability that may be associated with this service offering, which remains unresolved.  </w:t>
      </w:r>
    </w:p>
    <w:p w14:paraId="2F195C78" w14:textId="77777777" w:rsidR="00022D51" w:rsidRDefault="007E42F7">
      <w:pPr>
        <w:spacing w:after="120"/>
        <w:ind w:left="730"/>
        <w:rPr>
          <w:i/>
          <w:iCs/>
        </w:rPr>
      </w:pPr>
      <w:r>
        <w:rPr>
          <w:i/>
          <w:iCs/>
        </w:rPr>
        <w:t>Action item # - Resolve concerns regarding Association and Director liability related to a babysitter registry and incorporate outcome in updated website by end of 2023.</w:t>
      </w:r>
    </w:p>
    <w:p w14:paraId="2F195C79" w14:textId="77777777" w:rsidR="00022D51" w:rsidRDefault="00022D51">
      <w:pPr>
        <w:spacing w:after="120"/>
      </w:pPr>
    </w:p>
    <w:p w14:paraId="2F195C7A" w14:textId="77777777" w:rsidR="00022D51" w:rsidRDefault="00022D51">
      <w:pPr>
        <w:spacing w:after="120"/>
      </w:pPr>
    </w:p>
    <w:p w14:paraId="2F195C7B" w14:textId="77777777" w:rsidR="00022D51" w:rsidRDefault="007E42F7">
      <w:pPr>
        <w:spacing w:after="160" w:line="259" w:lineRule="auto"/>
        <w:ind w:left="0"/>
        <w:rPr>
          <w:rFonts w:ascii="Cambria" w:eastAsia="Cambria" w:hAnsi="Cambria" w:cs="Cambria"/>
          <w:b/>
          <w:bCs/>
          <w:sz w:val="32"/>
          <w:szCs w:val="32"/>
        </w:rPr>
      </w:pPr>
      <w:r>
        <w:br w:type="page"/>
      </w:r>
    </w:p>
    <w:p w14:paraId="2F195C7C" w14:textId="77777777" w:rsidR="00022D51" w:rsidRDefault="007E42F7">
      <w:pPr>
        <w:pStyle w:val="Heading1"/>
        <w:numPr>
          <w:ilvl w:val="0"/>
          <w:numId w:val="10"/>
        </w:numPr>
      </w:pPr>
      <w:bookmarkStart w:id="99" w:name="_qsh70q" w:colFirst="0" w:colLast="0"/>
      <w:bookmarkEnd w:id="99"/>
      <w:r>
        <w:t>Our People</w:t>
      </w:r>
    </w:p>
    <w:p w14:paraId="2F195C7D" w14:textId="77777777" w:rsidR="00022D51" w:rsidRDefault="007E42F7">
      <w:pPr>
        <w:spacing w:after="120"/>
      </w:pPr>
      <w:r>
        <w:t xml:space="preserve">The Association currently has no paid staff and relies entirely on volunteers to fill a wide range of roles.  All activities of the Association including governance, administration, operations, and maintenance are currently performed by this volunteer pool.  </w:t>
      </w:r>
    </w:p>
    <w:p w14:paraId="2F195C7E" w14:textId="77777777" w:rsidR="00022D51" w:rsidRDefault="007E42F7">
      <w:pPr>
        <w:spacing w:after="120"/>
        <w:rPr>
          <w:highlight w:val="yellow"/>
        </w:rPr>
      </w:pPr>
      <w:r>
        <w:rPr>
          <w:highlight w:val="yellow"/>
        </w:rPr>
        <w:t>&lt;NTD:  Discuss at a high level the challenges with volunteers for the Community Association.  Motives, continuity.  How will the Organization develop a pipeline of talented individuals to support the organization going forward, referenced in section 5.6?&gt;</w:t>
      </w:r>
    </w:p>
    <w:p w14:paraId="2F195C7F" w14:textId="77777777" w:rsidR="00022D51" w:rsidRDefault="007E42F7">
      <w:pPr>
        <w:spacing w:after="120"/>
      </w:pPr>
      <w:r>
        <w:t xml:space="preserve">The following sections describe the current organization structure of the Association and key defined roles as well as considerations related to paid staff and outsourcing of certain functions.  </w:t>
      </w:r>
    </w:p>
    <w:p w14:paraId="2F195C80" w14:textId="77777777" w:rsidR="00022D51" w:rsidRDefault="007E42F7">
      <w:pPr>
        <w:pStyle w:val="Heading2"/>
        <w:numPr>
          <w:ilvl w:val="1"/>
          <w:numId w:val="10"/>
        </w:numPr>
        <w:ind w:left="1080" w:hanging="720"/>
      </w:pPr>
      <w:bookmarkStart w:id="100" w:name="_3as4poj" w:colFirst="0" w:colLast="0"/>
      <w:bookmarkEnd w:id="100"/>
      <w:r>
        <w:t xml:space="preserve">Directors </w:t>
      </w:r>
    </w:p>
    <w:p w14:paraId="2F195C81" w14:textId="77777777" w:rsidR="00022D51" w:rsidRDefault="007E42F7">
      <w:pPr>
        <w:spacing w:after="120"/>
        <w:rPr>
          <w:highlight w:val="yellow"/>
        </w:rPr>
      </w:pPr>
      <w:r>
        <w:rPr>
          <w:highlight w:val="yellow"/>
        </w:rPr>
        <w:t>Describe role of Directors, foundation as an incorporated entity under the Societies Act.</w:t>
      </w:r>
    </w:p>
    <w:p w14:paraId="2F195C82" w14:textId="77777777" w:rsidR="00022D51" w:rsidRDefault="007E42F7">
      <w:pPr>
        <w:spacing w:after="120"/>
        <w:rPr>
          <w:highlight w:val="yellow"/>
        </w:rPr>
      </w:pPr>
      <w:r>
        <w:rPr>
          <w:highlight w:val="yellow"/>
        </w:rPr>
        <w:t>Board of Directors or Board refers collectively to all of the Directors of the Association.</w:t>
      </w:r>
    </w:p>
    <w:p w14:paraId="2F195C83" w14:textId="77777777" w:rsidR="00022D51" w:rsidRDefault="007E42F7">
      <w:pPr>
        <w:spacing w:after="120"/>
        <w:rPr>
          <w:highlight w:val="yellow"/>
        </w:rPr>
      </w:pPr>
      <w:r>
        <w:rPr>
          <w:highlight w:val="yellow"/>
        </w:rPr>
        <w:t>Election of Directors at Annual General Meeting and as otherwise provided in the By-Laws</w:t>
      </w:r>
    </w:p>
    <w:p w14:paraId="2F195C84" w14:textId="77777777" w:rsidR="00022D51" w:rsidRDefault="007E42F7">
      <w:pPr>
        <w:pStyle w:val="Heading2"/>
        <w:numPr>
          <w:ilvl w:val="1"/>
          <w:numId w:val="10"/>
        </w:numPr>
        <w:ind w:left="1080" w:hanging="720"/>
      </w:pPr>
      <w:bookmarkStart w:id="101" w:name="_1pxezwc" w:colFirst="0" w:colLast="0"/>
      <w:bookmarkEnd w:id="101"/>
      <w:r>
        <w:t>Executive Committee</w:t>
      </w:r>
    </w:p>
    <w:p w14:paraId="2F195C85" w14:textId="77777777" w:rsidR="00022D51" w:rsidRDefault="007E42F7">
      <w:pPr>
        <w:spacing w:after="120"/>
        <w:rPr>
          <w:highlight w:val="yellow"/>
        </w:rPr>
      </w:pPr>
      <w:r>
        <w:rPr>
          <w:highlight w:val="yellow"/>
        </w:rPr>
        <w:t>The Executive Committee consists of the following positions:  President, Vice-President, Treasurer, Secretary</w:t>
      </w:r>
    </w:p>
    <w:p w14:paraId="2F195C86" w14:textId="77777777" w:rsidR="00022D51" w:rsidRDefault="007E42F7">
      <w:pPr>
        <w:spacing w:after="120"/>
        <w:rPr>
          <w:highlight w:val="yellow"/>
        </w:rPr>
      </w:pPr>
      <w:r>
        <w:rPr>
          <w:highlight w:val="yellow"/>
        </w:rPr>
        <w:t>Appointed by and accountable to the Board of Directors.</w:t>
      </w:r>
    </w:p>
    <w:p w14:paraId="2F195C87" w14:textId="77777777" w:rsidR="00022D51" w:rsidRDefault="007E42F7">
      <w:pPr>
        <w:spacing w:after="120"/>
        <w:rPr>
          <w:highlight w:val="yellow"/>
        </w:rPr>
      </w:pPr>
      <w:r>
        <w:rPr>
          <w:highlight w:val="yellow"/>
        </w:rPr>
        <w:t>Describe role of each member of the executive committee?</w:t>
      </w:r>
    </w:p>
    <w:p w14:paraId="2F195C88" w14:textId="77777777" w:rsidR="00022D51" w:rsidRDefault="007E42F7">
      <w:pPr>
        <w:spacing w:after="120"/>
        <w:rPr>
          <w:highlight w:val="yellow"/>
        </w:rPr>
      </w:pPr>
      <w:r>
        <w:rPr>
          <w:highlight w:val="yellow"/>
        </w:rPr>
        <w:t xml:space="preserve">President acts as chair for regular meetings of the Board.  Provides overall direction for the organization including stewardship of the Strategic (Business) Plan.  </w:t>
      </w:r>
    </w:p>
    <w:p w14:paraId="2F195C89" w14:textId="77777777" w:rsidR="00022D51" w:rsidRDefault="007E42F7">
      <w:pPr>
        <w:spacing w:after="120"/>
        <w:rPr>
          <w:highlight w:val="yellow"/>
        </w:rPr>
      </w:pPr>
      <w:r>
        <w:rPr>
          <w:highlight w:val="yellow"/>
        </w:rPr>
        <w:t>Vice-President acts in support of the President and Executive Committee</w:t>
      </w:r>
    </w:p>
    <w:p w14:paraId="2F195C8A" w14:textId="77777777" w:rsidR="00022D51" w:rsidRDefault="007E42F7">
      <w:pPr>
        <w:spacing w:after="120"/>
        <w:rPr>
          <w:highlight w:val="yellow"/>
        </w:rPr>
      </w:pPr>
      <w:r>
        <w:rPr>
          <w:highlight w:val="yellow"/>
        </w:rPr>
        <w:t>Executive Secretary – Responsible for coordinating regular meetings of the Board including preparation and circulation of agendas, record minutes, and filings required by the Societies act.</w:t>
      </w:r>
    </w:p>
    <w:p w14:paraId="2F195C8B" w14:textId="77777777" w:rsidR="00022D51" w:rsidRDefault="007E42F7">
      <w:pPr>
        <w:spacing w:after="120"/>
        <w:rPr>
          <w:highlight w:val="yellow"/>
        </w:rPr>
      </w:pPr>
      <w:r>
        <w:rPr>
          <w:highlight w:val="yellow"/>
        </w:rPr>
        <w:t>Treasurer – Responsible for maintaining the financial records of the Association and coordinating the annual external audit; preparation of the annual operating budget and stewardship.</w:t>
      </w:r>
    </w:p>
    <w:p w14:paraId="2F195C8C" w14:textId="77777777" w:rsidR="00022D51" w:rsidRDefault="007E42F7">
      <w:pPr>
        <w:pStyle w:val="Heading2"/>
        <w:numPr>
          <w:ilvl w:val="1"/>
          <w:numId w:val="10"/>
        </w:numPr>
        <w:ind w:left="1080" w:hanging="720"/>
      </w:pPr>
      <w:bookmarkStart w:id="102" w:name="_49x2ik5" w:colFirst="0" w:colLast="0"/>
      <w:bookmarkEnd w:id="102"/>
      <w:r>
        <w:t>Portfolio Chairs</w:t>
      </w:r>
    </w:p>
    <w:p w14:paraId="2F195C8D" w14:textId="77777777" w:rsidR="00022D51" w:rsidRDefault="007E42F7">
      <w:pPr>
        <w:spacing w:after="120"/>
      </w:pPr>
      <w:r>
        <w:t>Portfolio Chairs have been identified to lead the various functional areas of the Association.  Portfolio Chairs are appointed by and accountable to the Board of Directors.  Each portfolio chair reports to the Board at regular Board meetings and as required.  Communication with other members of the Board and Portfolio Chairs on an ongoing basis.</w:t>
      </w:r>
    </w:p>
    <w:p w14:paraId="2F195C8E" w14:textId="77777777" w:rsidR="00022D51" w:rsidRDefault="007E42F7">
      <w:pPr>
        <w:spacing w:after="120"/>
      </w:pPr>
      <w:r>
        <w:t xml:space="preserve">The following Portfolio Chairs have been defined and are typically filled by Directors of the Association.  </w:t>
      </w:r>
    </w:p>
    <w:p w14:paraId="2F195C8F" w14:textId="77777777" w:rsidR="00022D51" w:rsidRDefault="007E42F7">
      <w:pPr>
        <w:numPr>
          <w:ilvl w:val="0"/>
          <w:numId w:val="13"/>
        </w:numPr>
        <w:pBdr>
          <w:top w:val="nil"/>
          <w:left w:val="nil"/>
          <w:bottom w:val="nil"/>
          <w:right w:val="nil"/>
          <w:between w:val="nil"/>
        </w:pBdr>
        <w:spacing w:after="0"/>
      </w:pPr>
      <w:r>
        <w:rPr>
          <w:color w:val="000000"/>
        </w:rPr>
        <w:t>Communications – Oversees all communications channels for the Association with external audiences, including website, newsletter, and social media.</w:t>
      </w:r>
    </w:p>
    <w:p w14:paraId="2F195C90" w14:textId="77777777" w:rsidR="00022D51" w:rsidRDefault="007E42F7">
      <w:pPr>
        <w:numPr>
          <w:ilvl w:val="0"/>
          <w:numId w:val="13"/>
        </w:numPr>
        <w:pBdr>
          <w:top w:val="nil"/>
          <w:left w:val="nil"/>
          <w:bottom w:val="nil"/>
          <w:right w:val="nil"/>
          <w:between w:val="nil"/>
        </w:pBdr>
        <w:spacing w:after="0"/>
      </w:pPr>
      <w:r>
        <w:rPr>
          <w:color w:val="000000"/>
        </w:rPr>
        <w:t xml:space="preserve">Events – Oversees the events led by or supported by the Association.  </w:t>
      </w:r>
    </w:p>
    <w:p w14:paraId="2F195C91" w14:textId="77777777" w:rsidR="00022D51" w:rsidRDefault="007E42F7">
      <w:pPr>
        <w:numPr>
          <w:ilvl w:val="0"/>
          <w:numId w:val="13"/>
        </w:numPr>
        <w:pBdr>
          <w:top w:val="nil"/>
          <w:left w:val="nil"/>
          <w:bottom w:val="nil"/>
          <w:right w:val="nil"/>
          <w:between w:val="nil"/>
        </w:pBdr>
        <w:spacing w:after="0"/>
      </w:pPr>
      <w:r>
        <w:rPr>
          <w:color w:val="000000"/>
        </w:rPr>
        <w:t>Memberships – Oversees the issuance of memberships and reporting.</w:t>
      </w:r>
    </w:p>
    <w:p w14:paraId="2F195C92" w14:textId="77777777" w:rsidR="00022D51" w:rsidRDefault="007E42F7">
      <w:pPr>
        <w:numPr>
          <w:ilvl w:val="0"/>
          <w:numId w:val="13"/>
        </w:numPr>
        <w:pBdr>
          <w:top w:val="nil"/>
          <w:left w:val="nil"/>
          <w:bottom w:val="nil"/>
          <w:right w:val="nil"/>
          <w:between w:val="nil"/>
        </w:pBdr>
        <w:spacing w:after="0"/>
      </w:pPr>
      <w:r>
        <w:rPr>
          <w:color w:val="000000"/>
        </w:rPr>
        <w:t>Parks – Oversees operations and maintenance of the RRROCA Park throughout the year.</w:t>
      </w:r>
    </w:p>
    <w:p w14:paraId="2F195C93" w14:textId="77777777" w:rsidR="00022D51" w:rsidRDefault="007E42F7">
      <w:pPr>
        <w:numPr>
          <w:ilvl w:val="0"/>
          <w:numId w:val="13"/>
        </w:numPr>
        <w:pBdr>
          <w:top w:val="nil"/>
          <w:left w:val="nil"/>
          <w:bottom w:val="nil"/>
          <w:right w:val="nil"/>
          <w:between w:val="nil"/>
        </w:pBdr>
        <w:spacing w:after="0"/>
      </w:pPr>
      <w:r>
        <w:rPr>
          <w:color w:val="000000"/>
        </w:rPr>
        <w:t>Planning and Development – Facilitate communication of land use and development applications between municipal planning and development and the community at large, review and provide comment on applications on behalf of the Association.</w:t>
      </w:r>
    </w:p>
    <w:p w14:paraId="2F195C94" w14:textId="77777777" w:rsidR="00022D51" w:rsidRDefault="007E42F7">
      <w:pPr>
        <w:numPr>
          <w:ilvl w:val="0"/>
          <w:numId w:val="13"/>
        </w:numPr>
        <w:pBdr>
          <w:top w:val="nil"/>
          <w:left w:val="nil"/>
          <w:bottom w:val="nil"/>
          <w:right w:val="nil"/>
          <w:between w:val="nil"/>
        </w:pBdr>
        <w:spacing w:after="0"/>
      </w:pPr>
      <w:r>
        <w:rPr>
          <w:color w:val="000000"/>
        </w:rPr>
        <w:t xml:space="preserve">Programs – Oversees activities related to programs including City field rentals, coordination of volunteers, and external service providers / partners.  </w:t>
      </w:r>
    </w:p>
    <w:p w14:paraId="2F195C95" w14:textId="77777777" w:rsidR="00022D51" w:rsidRDefault="007E42F7">
      <w:pPr>
        <w:numPr>
          <w:ilvl w:val="0"/>
          <w:numId w:val="13"/>
        </w:numPr>
        <w:pBdr>
          <w:top w:val="nil"/>
          <w:left w:val="nil"/>
          <w:bottom w:val="nil"/>
          <w:right w:val="nil"/>
          <w:between w:val="nil"/>
        </w:pBdr>
        <w:spacing w:after="0"/>
      </w:pPr>
      <w:r>
        <w:rPr>
          <w:color w:val="000000"/>
        </w:rPr>
        <w:t>Safety and Security – Liaison with Calgary Police Service Community Liaison Officer.</w:t>
      </w:r>
    </w:p>
    <w:p w14:paraId="2F195C96" w14:textId="77777777" w:rsidR="00022D51" w:rsidRDefault="007E42F7">
      <w:pPr>
        <w:numPr>
          <w:ilvl w:val="0"/>
          <w:numId w:val="13"/>
        </w:numPr>
        <w:pBdr>
          <w:top w:val="nil"/>
          <w:left w:val="nil"/>
          <w:bottom w:val="nil"/>
          <w:right w:val="nil"/>
          <w:between w:val="nil"/>
        </w:pBdr>
        <w:spacing w:after="0"/>
      </w:pPr>
      <w:r>
        <w:rPr>
          <w:color w:val="000000"/>
        </w:rPr>
        <w:t xml:space="preserve">Schools – Liaison with community schools including WD Pratt, Royal Oak School, and other private schools located within the community.  </w:t>
      </w:r>
    </w:p>
    <w:p w14:paraId="2F195C97" w14:textId="77777777" w:rsidR="00022D51" w:rsidRDefault="007E42F7">
      <w:pPr>
        <w:numPr>
          <w:ilvl w:val="0"/>
          <w:numId w:val="13"/>
        </w:numPr>
        <w:pBdr>
          <w:top w:val="nil"/>
          <w:left w:val="nil"/>
          <w:bottom w:val="nil"/>
          <w:right w:val="nil"/>
          <w:between w:val="nil"/>
        </w:pBdr>
        <w:spacing w:after="0"/>
      </w:pPr>
      <w:r>
        <w:rPr>
          <w:color w:val="000000"/>
        </w:rPr>
        <w:t xml:space="preserve">Sponsorships – Liaison with area businesses regarding donations to the Association as well as commercial arrangements related to advertising.  </w:t>
      </w:r>
    </w:p>
    <w:p w14:paraId="2F195C98" w14:textId="77777777" w:rsidR="00022D51" w:rsidRDefault="007E42F7">
      <w:pPr>
        <w:numPr>
          <w:ilvl w:val="0"/>
          <w:numId w:val="13"/>
        </w:numPr>
        <w:pBdr>
          <w:top w:val="nil"/>
          <w:left w:val="nil"/>
          <w:bottom w:val="nil"/>
          <w:right w:val="nil"/>
          <w:between w:val="nil"/>
        </w:pBdr>
        <w:spacing w:after="0"/>
      </w:pPr>
      <w:r>
        <w:rPr>
          <w:color w:val="000000"/>
        </w:rPr>
        <w:t xml:space="preserve">Transportation – Liaison with City Transportation Department concerning traffic and pedestrian safety issues.  </w:t>
      </w:r>
    </w:p>
    <w:p w14:paraId="2F195C99" w14:textId="77777777" w:rsidR="00022D51" w:rsidRDefault="007E42F7">
      <w:pPr>
        <w:numPr>
          <w:ilvl w:val="0"/>
          <w:numId w:val="13"/>
        </w:numPr>
        <w:pBdr>
          <w:top w:val="nil"/>
          <w:left w:val="nil"/>
          <w:bottom w:val="nil"/>
          <w:right w:val="nil"/>
          <w:between w:val="nil"/>
        </w:pBdr>
        <w:spacing w:after="120"/>
      </w:pPr>
      <w:r>
        <w:rPr>
          <w:color w:val="000000"/>
        </w:rPr>
        <w:t xml:space="preserve">Volunteers – Maintains database of volunteers for the Association, communicate volunteering opportunities.  </w:t>
      </w:r>
    </w:p>
    <w:p w14:paraId="2F195C9A" w14:textId="77777777" w:rsidR="00022D51" w:rsidRDefault="007E42F7">
      <w:pPr>
        <w:spacing w:after="120"/>
      </w:pPr>
      <w:r>
        <w:t xml:space="preserve">For more information on the accountabilities and responsibilities for each of these roles, refer to the detailed position descriptions.  </w:t>
      </w:r>
    </w:p>
    <w:p w14:paraId="2F195C9B" w14:textId="77777777" w:rsidR="00022D51" w:rsidRDefault="007E42F7">
      <w:pPr>
        <w:pStyle w:val="Heading2"/>
        <w:numPr>
          <w:ilvl w:val="1"/>
          <w:numId w:val="10"/>
        </w:numPr>
        <w:ind w:left="1080" w:hanging="720"/>
      </w:pPr>
      <w:bookmarkStart w:id="103" w:name="_2p2csry" w:colFirst="0" w:colLast="0"/>
      <w:bookmarkEnd w:id="103"/>
      <w:r>
        <w:t xml:space="preserve">Standing Committees and RACI </w:t>
      </w:r>
    </w:p>
    <w:p w14:paraId="2F195C9C" w14:textId="77777777" w:rsidR="00022D51" w:rsidRDefault="007E42F7">
      <w:pPr>
        <w:spacing w:after="120"/>
        <w:rPr>
          <w:highlight w:val="yellow"/>
        </w:rPr>
      </w:pPr>
      <w:r>
        <w:rPr>
          <w:highlight w:val="yellow"/>
        </w:rPr>
        <w:t xml:space="preserve">&lt;replace contact list with a general description of the purpose, mandates, and composition of committees, list of standing committees&gt;  </w:t>
      </w:r>
    </w:p>
    <w:p w14:paraId="2F195C9D" w14:textId="77777777" w:rsidR="00022D51" w:rsidRDefault="007E42F7">
      <w:pPr>
        <w:spacing w:after="120"/>
        <w:rPr>
          <w:highlight w:val="yellow"/>
        </w:rPr>
      </w:pPr>
      <w:r>
        <w:rPr>
          <w:highlight w:val="yellow"/>
        </w:rPr>
        <w:t>&lt;Consider RACI chart to describe accountabilities, responsibilities and other involvement in various major activities of the Association&gt;</w:t>
      </w:r>
    </w:p>
    <w:p w14:paraId="2F195C9E" w14:textId="77777777" w:rsidR="00022D51" w:rsidRDefault="007E42F7">
      <w:pPr>
        <w:spacing w:after="120"/>
        <w:rPr>
          <w:highlight w:val="yellow"/>
        </w:rPr>
      </w:pPr>
      <w:r>
        <w:rPr>
          <w:highlight w:val="yellow"/>
        </w:rPr>
        <w:t xml:space="preserve">The Board may establish and adjust from time-to-time standing committees consisting of sub-sets of Directors of the Board to focus on specific projects, programs, or initiatives.  </w:t>
      </w:r>
    </w:p>
    <w:p w14:paraId="2F195C9F" w14:textId="77777777" w:rsidR="00022D51" w:rsidRDefault="007E42F7">
      <w:pPr>
        <w:pStyle w:val="Heading2"/>
        <w:numPr>
          <w:ilvl w:val="1"/>
          <w:numId w:val="10"/>
        </w:numPr>
        <w:ind w:left="1080" w:hanging="720"/>
      </w:pPr>
      <w:bookmarkStart w:id="104" w:name="_147n2zr" w:colFirst="0" w:colLast="0"/>
      <w:bookmarkEnd w:id="104"/>
      <w:r>
        <w:t xml:space="preserve">General Volunteers  </w:t>
      </w:r>
    </w:p>
    <w:p w14:paraId="2F195CA0" w14:textId="77777777" w:rsidR="00022D51" w:rsidRDefault="007E42F7">
      <w:pPr>
        <w:spacing w:after="120"/>
      </w:pPr>
      <w:r>
        <w:t xml:space="preserve">As noted previously, the Association relies on volunteers for a variety of roles.  To ensure volunteers are recognized for their service, the Board recommends that volunteer appreciation events be held annually for volunteers who have supported events, programs, and other assignments.  </w:t>
      </w:r>
    </w:p>
    <w:p w14:paraId="2F195CA1" w14:textId="77777777" w:rsidR="00022D51" w:rsidRDefault="007E42F7">
      <w:pPr>
        <w:pStyle w:val="Heading2"/>
        <w:numPr>
          <w:ilvl w:val="1"/>
          <w:numId w:val="10"/>
        </w:numPr>
        <w:ind w:left="1080" w:hanging="720"/>
      </w:pPr>
      <w:bookmarkStart w:id="105" w:name="_3o7alnk" w:colFirst="0" w:colLast="0"/>
      <w:bookmarkEnd w:id="105"/>
      <w:r>
        <w:t xml:space="preserve">Recruitment and Succession Planning  </w:t>
      </w:r>
    </w:p>
    <w:p w14:paraId="2F195CA2" w14:textId="77777777" w:rsidR="00022D51" w:rsidRDefault="007E42F7">
      <w:pPr>
        <w:spacing w:after="120"/>
      </w:pPr>
      <w:r>
        <w:t xml:space="preserve">Recruitment of new volunteers for the Association is the primary responsibility of the Volunteers Portfolio Chair.  In addition, all members of the Board are encouraged to identify individuals within their personal and professional networks who may be interested in volunteer opportunities.  Recruitment of volunteers can be undertaken through various channels, including:  email to members, printed community newsletter, website, social media channels, direct outreach / word of mouth, and other platforms.  </w:t>
      </w:r>
    </w:p>
    <w:p w14:paraId="2F195CA3" w14:textId="77777777" w:rsidR="00022D51" w:rsidRDefault="007E42F7">
      <w:pPr>
        <w:spacing w:after="120"/>
      </w:pPr>
      <w:r>
        <w:t xml:space="preserve">Additionally, succession planning should be undertaken for Executive and Portfolio Chair roles.   This will be accomplished by ensuring the Board of Directors awareness of the responsibilities of each of these key roles and individuals in each of these key roles are actively working to identify and develop a successor for their current role.  </w:t>
      </w:r>
    </w:p>
    <w:p w14:paraId="2F195CA4" w14:textId="77777777" w:rsidR="00022D51" w:rsidRDefault="007E42F7">
      <w:pPr>
        <w:spacing w:after="120"/>
        <w:ind w:left="730"/>
        <w:rPr>
          <w:i/>
          <w:iCs/>
        </w:rPr>
      </w:pPr>
      <w:r>
        <w:rPr>
          <w:i/>
          <w:iCs/>
        </w:rPr>
        <w:t xml:space="preserve">Action item #:  Each member of the Executive and Portfolio Chairs should develop a succession plan and actively develop a successor.  </w:t>
      </w:r>
    </w:p>
    <w:p w14:paraId="2F195CA5" w14:textId="77777777" w:rsidR="00022D51" w:rsidRDefault="007E42F7">
      <w:pPr>
        <w:spacing w:after="120"/>
      </w:pPr>
      <w:r>
        <w:t xml:space="preserve">Succession planning for Directors of the association will be a distributed effort of the current Directors to ensure a large enough number of Directors are available to maintain quorum at regular meetings of the Board.  </w:t>
      </w:r>
    </w:p>
    <w:p w14:paraId="2F195CA6" w14:textId="77777777" w:rsidR="00022D51" w:rsidRDefault="007E42F7">
      <w:pPr>
        <w:pBdr>
          <w:top w:val="nil"/>
          <w:left w:val="nil"/>
          <w:bottom w:val="nil"/>
          <w:right w:val="nil"/>
          <w:between w:val="nil"/>
        </w:pBdr>
        <w:spacing w:after="0" w:line="240" w:lineRule="auto"/>
        <w:rPr>
          <w:ins w:id="106" w:author="Jason Kellock" w:date="2023-05-06T14:40:00Z"/>
          <w:color w:val="000000"/>
          <w:highlight w:val="yellow"/>
        </w:rPr>
      </w:pPr>
      <w:ins w:id="107" w:author="Jason Kellock" w:date="2023-05-06T14:40:00Z">
        <w:r>
          <w:rPr>
            <w:color w:val="000000"/>
            <w:highlight w:val="yellow"/>
          </w:rPr>
          <w:t>Volunteers/Board Member Recruitment </w:t>
        </w:r>
      </w:ins>
    </w:p>
    <w:p w14:paraId="2F195CA7" w14:textId="77777777" w:rsidR="00022D51" w:rsidRDefault="007E42F7">
      <w:pPr>
        <w:numPr>
          <w:ilvl w:val="0"/>
          <w:numId w:val="14"/>
        </w:numPr>
        <w:pBdr>
          <w:top w:val="nil"/>
          <w:left w:val="nil"/>
          <w:bottom w:val="nil"/>
          <w:right w:val="nil"/>
          <w:between w:val="nil"/>
        </w:pBdr>
        <w:spacing w:after="0" w:line="240" w:lineRule="auto"/>
        <w:ind w:left="10" w:firstLine="0"/>
        <w:rPr>
          <w:ins w:id="108" w:author="Jason Kellock" w:date="2023-05-06T14:40:00Z"/>
          <w:color w:val="000000"/>
          <w:highlight w:val="yellow"/>
        </w:rPr>
      </w:pPr>
      <w:ins w:id="109" w:author="Jason Kellock" w:date="2023-05-06T14:40:00Z">
        <w:r>
          <w:rPr>
            <w:color w:val="000000"/>
            <w:highlight w:val="yellow"/>
          </w:rPr>
          <w:t>Communications </w:t>
        </w:r>
      </w:ins>
    </w:p>
    <w:p w14:paraId="2F195CA8" w14:textId="77777777" w:rsidR="00022D51" w:rsidRDefault="007E42F7">
      <w:pPr>
        <w:numPr>
          <w:ilvl w:val="0"/>
          <w:numId w:val="15"/>
        </w:numPr>
        <w:pBdr>
          <w:top w:val="nil"/>
          <w:left w:val="nil"/>
          <w:bottom w:val="nil"/>
          <w:right w:val="nil"/>
          <w:between w:val="nil"/>
        </w:pBdr>
        <w:spacing w:after="0" w:line="240" w:lineRule="auto"/>
        <w:ind w:left="730" w:firstLine="0"/>
        <w:rPr>
          <w:ins w:id="110" w:author="Jason Kellock" w:date="2023-05-06T14:40:00Z"/>
          <w:color w:val="000000"/>
          <w:highlight w:val="yellow"/>
        </w:rPr>
      </w:pPr>
      <w:ins w:id="111" w:author="Jason Kellock" w:date="2023-05-06T14:40:00Z">
        <w:r>
          <w:rPr>
            <w:color w:val="000000"/>
            <w:highlight w:val="yellow"/>
          </w:rPr>
          <w:t>Regain access to administrative access to RRROCA Facebook page, Jason to approach ?Victoria </w:t>
        </w:r>
      </w:ins>
    </w:p>
    <w:p w14:paraId="2F195CA9" w14:textId="77777777" w:rsidR="00022D51" w:rsidRDefault="007E42F7">
      <w:pPr>
        <w:numPr>
          <w:ilvl w:val="0"/>
          <w:numId w:val="16"/>
        </w:numPr>
        <w:pBdr>
          <w:top w:val="nil"/>
          <w:left w:val="nil"/>
          <w:bottom w:val="nil"/>
          <w:right w:val="nil"/>
          <w:between w:val="nil"/>
        </w:pBdr>
        <w:spacing w:after="0" w:line="240" w:lineRule="auto"/>
        <w:ind w:left="10" w:firstLine="0"/>
        <w:rPr>
          <w:ins w:id="112" w:author="Jason Kellock" w:date="2023-05-06T14:40:00Z"/>
          <w:color w:val="000000"/>
          <w:highlight w:val="yellow"/>
        </w:rPr>
      </w:pPr>
      <w:ins w:id="113" w:author="Jason Kellock" w:date="2023-05-06T14:40:00Z">
        <w:r>
          <w:rPr>
            <w:color w:val="000000"/>
            <w:highlight w:val="yellow"/>
          </w:rPr>
          <w:t>Sponsorship </w:t>
        </w:r>
      </w:ins>
    </w:p>
    <w:p w14:paraId="2F195CAA" w14:textId="77777777" w:rsidR="00022D51" w:rsidRDefault="007E42F7">
      <w:pPr>
        <w:numPr>
          <w:ilvl w:val="0"/>
          <w:numId w:val="16"/>
        </w:numPr>
        <w:pBdr>
          <w:top w:val="nil"/>
          <w:left w:val="nil"/>
          <w:bottom w:val="nil"/>
          <w:right w:val="nil"/>
          <w:between w:val="nil"/>
        </w:pBdr>
        <w:spacing w:after="0" w:line="240" w:lineRule="auto"/>
        <w:ind w:left="10" w:firstLine="0"/>
        <w:rPr>
          <w:ins w:id="114" w:author="Jason Kellock" w:date="2023-05-06T14:40:00Z"/>
          <w:color w:val="000000"/>
          <w:highlight w:val="yellow"/>
        </w:rPr>
      </w:pPr>
      <w:ins w:id="115" w:author="Jason Kellock" w:date="2023-05-06T14:40:00Z">
        <w:r>
          <w:rPr>
            <w:color w:val="000000"/>
            <w:highlight w:val="yellow"/>
          </w:rPr>
          <w:t>Programs </w:t>
        </w:r>
      </w:ins>
    </w:p>
    <w:p w14:paraId="2F195CAB" w14:textId="77777777" w:rsidR="00022D51" w:rsidRDefault="007E42F7">
      <w:pPr>
        <w:numPr>
          <w:ilvl w:val="0"/>
          <w:numId w:val="16"/>
        </w:numPr>
        <w:pBdr>
          <w:top w:val="nil"/>
          <w:left w:val="nil"/>
          <w:bottom w:val="nil"/>
          <w:right w:val="nil"/>
          <w:between w:val="nil"/>
        </w:pBdr>
        <w:spacing w:after="0" w:line="240" w:lineRule="auto"/>
        <w:ind w:left="10" w:firstLine="0"/>
        <w:rPr>
          <w:ins w:id="116" w:author="Jason Kellock" w:date="2023-05-06T14:40:00Z"/>
          <w:color w:val="000000"/>
          <w:highlight w:val="yellow"/>
        </w:rPr>
      </w:pPr>
      <w:ins w:id="117" w:author="Jason Kellock" w:date="2023-05-06T14:40:00Z">
        <w:r>
          <w:rPr>
            <w:color w:val="000000"/>
            <w:highlight w:val="yellow"/>
          </w:rPr>
          <w:t>Fill other empty board chairs </w:t>
        </w:r>
      </w:ins>
    </w:p>
    <w:p w14:paraId="2F195CAC" w14:textId="77777777" w:rsidR="00022D51" w:rsidRDefault="007E42F7">
      <w:pPr>
        <w:numPr>
          <w:ilvl w:val="0"/>
          <w:numId w:val="17"/>
        </w:numPr>
        <w:pBdr>
          <w:top w:val="nil"/>
          <w:left w:val="nil"/>
          <w:bottom w:val="nil"/>
          <w:right w:val="nil"/>
          <w:between w:val="nil"/>
        </w:pBdr>
        <w:spacing w:after="0" w:line="240" w:lineRule="auto"/>
        <w:ind w:left="730" w:firstLine="0"/>
        <w:rPr>
          <w:ins w:id="118" w:author="Jason Kellock" w:date="2023-05-06T14:40:00Z"/>
          <w:color w:val="000000"/>
          <w:highlight w:val="yellow"/>
        </w:rPr>
      </w:pPr>
      <w:ins w:id="119" w:author="Jason Kellock" w:date="2023-05-06T14:40:00Z">
        <w:r>
          <w:rPr>
            <w:color w:val="000000"/>
            <w:highlight w:val="yellow"/>
          </w:rPr>
          <w:t>Darren to secure someone for the Secretary role  </w:t>
        </w:r>
      </w:ins>
    </w:p>
    <w:p w14:paraId="2F195CAD" w14:textId="77777777" w:rsidR="00022D51" w:rsidRDefault="007E42F7">
      <w:pPr>
        <w:numPr>
          <w:ilvl w:val="0"/>
          <w:numId w:val="18"/>
        </w:numPr>
        <w:pBdr>
          <w:top w:val="nil"/>
          <w:left w:val="nil"/>
          <w:bottom w:val="nil"/>
          <w:right w:val="nil"/>
          <w:between w:val="nil"/>
        </w:pBdr>
        <w:spacing w:after="0" w:line="240" w:lineRule="auto"/>
        <w:ind w:left="10" w:firstLine="0"/>
        <w:rPr>
          <w:ins w:id="120" w:author="Jason Kellock" w:date="2023-05-06T14:40:00Z"/>
          <w:color w:val="000000"/>
          <w:highlight w:val="yellow"/>
        </w:rPr>
      </w:pPr>
      <w:ins w:id="121" w:author="Jason Kellock" w:date="2023-05-06T14:40:00Z">
        <w:r>
          <w:rPr>
            <w:color w:val="000000"/>
            <w:highlight w:val="yellow"/>
          </w:rPr>
          <w:t>General volunteers </w:t>
        </w:r>
      </w:ins>
    </w:p>
    <w:p w14:paraId="2F195CAE" w14:textId="77777777" w:rsidR="00022D51" w:rsidRDefault="007E42F7">
      <w:pPr>
        <w:numPr>
          <w:ilvl w:val="0"/>
          <w:numId w:val="18"/>
        </w:numPr>
        <w:pBdr>
          <w:top w:val="nil"/>
          <w:left w:val="nil"/>
          <w:bottom w:val="nil"/>
          <w:right w:val="nil"/>
          <w:between w:val="nil"/>
        </w:pBdr>
        <w:spacing w:after="0" w:line="240" w:lineRule="auto"/>
        <w:ind w:left="10" w:firstLine="0"/>
        <w:rPr>
          <w:ins w:id="122" w:author="Jason Kellock" w:date="2023-05-06T14:40:00Z"/>
          <w:color w:val="000000"/>
          <w:highlight w:val="yellow"/>
        </w:rPr>
      </w:pPr>
      <w:ins w:id="123" w:author="Jason Kellock" w:date="2023-05-06T14:40:00Z">
        <w:r>
          <w:rPr>
            <w:color w:val="000000"/>
            <w:highlight w:val="yellow"/>
          </w:rPr>
          <w:t>Recruitment strategies </w:t>
        </w:r>
      </w:ins>
    </w:p>
    <w:p w14:paraId="2F195CAF" w14:textId="77777777" w:rsidR="00022D51" w:rsidRDefault="007E42F7">
      <w:pPr>
        <w:numPr>
          <w:ilvl w:val="0"/>
          <w:numId w:val="19"/>
        </w:numPr>
        <w:pBdr>
          <w:top w:val="nil"/>
          <w:left w:val="nil"/>
          <w:bottom w:val="nil"/>
          <w:right w:val="nil"/>
          <w:between w:val="nil"/>
        </w:pBdr>
        <w:spacing w:after="0" w:line="240" w:lineRule="auto"/>
        <w:ind w:left="730" w:firstLine="0"/>
        <w:rPr>
          <w:ins w:id="124" w:author="Jason Kellock" w:date="2023-05-06T14:40:00Z"/>
          <w:color w:val="000000"/>
          <w:highlight w:val="yellow"/>
        </w:rPr>
      </w:pPr>
      <w:ins w:id="125" w:author="Jason Kellock" w:date="2023-05-06T14:40:00Z">
        <w:r>
          <w:rPr>
            <w:color w:val="000000"/>
            <w:highlight w:val="yellow"/>
          </w:rPr>
          <w:t>As below, engage HAs for partnerships and other community organizations to share common challenges and work together on resolution </w:t>
        </w:r>
      </w:ins>
    </w:p>
    <w:p w14:paraId="2F195CB0" w14:textId="77777777" w:rsidR="00022D51" w:rsidRDefault="007E42F7">
      <w:pPr>
        <w:numPr>
          <w:ilvl w:val="0"/>
          <w:numId w:val="20"/>
        </w:numPr>
        <w:pBdr>
          <w:top w:val="nil"/>
          <w:left w:val="nil"/>
          <w:bottom w:val="nil"/>
          <w:right w:val="nil"/>
          <w:between w:val="nil"/>
        </w:pBdr>
        <w:spacing w:after="0" w:line="240" w:lineRule="auto"/>
        <w:ind w:left="1450" w:firstLine="0"/>
        <w:rPr>
          <w:ins w:id="126" w:author="Jason Kellock" w:date="2023-05-06T14:40:00Z"/>
          <w:color w:val="000000"/>
          <w:highlight w:val="yellow"/>
        </w:rPr>
      </w:pPr>
      <w:ins w:id="127" w:author="Jason Kellock" w:date="2023-05-06T14:40:00Z">
        <w:r>
          <w:rPr>
            <w:color w:val="000000"/>
            <w:highlight w:val="yellow"/>
          </w:rPr>
          <w:t>Divy up the responsibility reaching out to individual organizations </w:t>
        </w:r>
      </w:ins>
    </w:p>
    <w:p w14:paraId="2F195CB1" w14:textId="77777777" w:rsidR="00022D51" w:rsidRDefault="007E42F7">
      <w:pPr>
        <w:numPr>
          <w:ilvl w:val="0"/>
          <w:numId w:val="2"/>
        </w:numPr>
        <w:pBdr>
          <w:top w:val="nil"/>
          <w:left w:val="nil"/>
          <w:bottom w:val="nil"/>
          <w:right w:val="nil"/>
          <w:between w:val="nil"/>
        </w:pBdr>
        <w:spacing w:after="0" w:line="240" w:lineRule="auto"/>
        <w:ind w:left="1450" w:firstLine="0"/>
        <w:rPr>
          <w:ins w:id="128" w:author="Jason Kellock" w:date="2023-05-06T14:40:00Z"/>
          <w:color w:val="000000"/>
          <w:highlight w:val="yellow"/>
        </w:rPr>
      </w:pPr>
      <w:ins w:id="129" w:author="Jason Kellock" w:date="2023-05-06T14:40:00Z">
        <w:r>
          <w:rPr>
            <w:color w:val="000000"/>
            <w:highlight w:val="yellow"/>
          </w:rPr>
          <w:t>Ranch HA (Heather), Cascades HA (Jared), Royal Oak HA (Darren), Churches (Shanaz), Schools (Michele), Bearspaw (Jason) </w:t>
        </w:r>
      </w:ins>
    </w:p>
    <w:p w14:paraId="2F195CB2" w14:textId="77777777" w:rsidR="00022D51" w:rsidRDefault="007E42F7">
      <w:pPr>
        <w:numPr>
          <w:ilvl w:val="0"/>
          <w:numId w:val="3"/>
        </w:numPr>
        <w:pBdr>
          <w:top w:val="nil"/>
          <w:left w:val="nil"/>
          <w:bottom w:val="nil"/>
          <w:right w:val="nil"/>
          <w:between w:val="nil"/>
        </w:pBdr>
        <w:spacing w:after="0" w:line="240" w:lineRule="auto"/>
        <w:ind w:left="730" w:firstLine="0"/>
        <w:rPr>
          <w:ins w:id="130" w:author="Jason Kellock" w:date="2023-05-06T14:40:00Z"/>
          <w:color w:val="000000"/>
          <w:highlight w:val="yellow"/>
        </w:rPr>
      </w:pPr>
      <w:ins w:id="131" w:author="Jason Kellock" w:date="2023-05-06T14:40:00Z">
        <w:r>
          <w:rPr>
            <w:color w:val="000000"/>
            <w:highlight w:val="yellow"/>
          </w:rPr>
          <w:t>Facebook is not working well, however continue as relatively easy to maintain </w:t>
        </w:r>
      </w:ins>
    </w:p>
    <w:p w14:paraId="2F195CB3" w14:textId="77777777" w:rsidR="00022D51" w:rsidRDefault="007E42F7">
      <w:pPr>
        <w:numPr>
          <w:ilvl w:val="0"/>
          <w:numId w:val="3"/>
        </w:numPr>
        <w:pBdr>
          <w:top w:val="nil"/>
          <w:left w:val="nil"/>
          <w:bottom w:val="nil"/>
          <w:right w:val="nil"/>
          <w:between w:val="nil"/>
        </w:pBdr>
        <w:spacing w:after="0" w:line="240" w:lineRule="auto"/>
        <w:ind w:left="730" w:firstLine="0"/>
        <w:rPr>
          <w:ins w:id="132" w:author="Jason Kellock" w:date="2023-05-06T14:40:00Z"/>
          <w:color w:val="000000"/>
          <w:highlight w:val="yellow"/>
        </w:rPr>
      </w:pPr>
      <w:ins w:id="133" w:author="Jason Kellock" w:date="2023-05-06T14:40:00Z">
        <w:r>
          <w:rPr>
            <w:color w:val="000000"/>
            <w:highlight w:val="yellow"/>
          </w:rPr>
          <w:t>Volunteer tables at events we attend </w:t>
        </w:r>
      </w:ins>
    </w:p>
    <w:p w14:paraId="2F195CB4" w14:textId="77777777" w:rsidR="00022D51" w:rsidRDefault="007E42F7">
      <w:pPr>
        <w:numPr>
          <w:ilvl w:val="0"/>
          <w:numId w:val="3"/>
        </w:numPr>
        <w:pBdr>
          <w:top w:val="nil"/>
          <w:left w:val="nil"/>
          <w:bottom w:val="nil"/>
          <w:right w:val="nil"/>
          <w:between w:val="nil"/>
        </w:pBdr>
        <w:spacing w:after="0" w:line="240" w:lineRule="auto"/>
        <w:ind w:left="730" w:firstLine="0"/>
        <w:rPr>
          <w:color w:val="000000"/>
          <w:highlight w:val="yellow"/>
        </w:rPr>
      </w:pPr>
      <w:ins w:id="134" w:author="Jason Kellock" w:date="2023-05-06T14:40:00Z">
        <w:r>
          <w:rPr>
            <w:color w:val="000000"/>
            <w:highlight w:val="yellow"/>
          </w:rPr>
          <w:t>Increased signage - building permanent sign at rink as below </w:t>
        </w:r>
      </w:ins>
    </w:p>
    <w:p w14:paraId="2F195CB5" w14:textId="77777777" w:rsidR="00022D51" w:rsidRDefault="007E42F7">
      <w:pPr>
        <w:numPr>
          <w:ilvl w:val="0"/>
          <w:numId w:val="3"/>
        </w:numPr>
        <w:pBdr>
          <w:top w:val="nil"/>
          <w:left w:val="nil"/>
          <w:bottom w:val="nil"/>
          <w:right w:val="nil"/>
          <w:between w:val="nil"/>
        </w:pBdr>
        <w:spacing w:after="0" w:line="240" w:lineRule="auto"/>
        <w:rPr>
          <w:ins w:id="135" w:author="Jason Kellock" w:date="2023-05-06T14:40:00Z"/>
          <w:rFonts w:ascii="Quattrocento Sans" w:eastAsia="Quattrocento Sans" w:hAnsi="Quattrocento Sans" w:cs="Quattrocento Sans"/>
          <w:color w:val="000000"/>
          <w:sz w:val="18"/>
          <w:szCs w:val="18"/>
          <w:highlight w:val="yellow"/>
        </w:rPr>
      </w:pPr>
      <w:ins w:id="136" w:author="Jason Kellock" w:date="2023-05-06T14:40:00Z">
        <w:r>
          <w:rPr>
            <w:color w:val="000000"/>
            <w:highlight w:val="yellow"/>
          </w:rPr>
          <w:t>Increase board membership </w:t>
        </w:r>
      </w:ins>
    </w:p>
    <w:p w14:paraId="2F195CB6" w14:textId="77777777" w:rsidR="00022D51" w:rsidRDefault="007E42F7">
      <w:pPr>
        <w:numPr>
          <w:ilvl w:val="0"/>
          <w:numId w:val="3"/>
        </w:numPr>
        <w:pBdr>
          <w:top w:val="nil"/>
          <w:left w:val="nil"/>
          <w:bottom w:val="nil"/>
          <w:right w:val="nil"/>
          <w:between w:val="nil"/>
        </w:pBdr>
        <w:spacing w:after="0" w:line="240" w:lineRule="auto"/>
        <w:rPr>
          <w:ins w:id="137" w:author="Jason Kellock" w:date="2023-05-06T14:40:00Z"/>
          <w:rFonts w:ascii="Quattrocento Sans" w:eastAsia="Quattrocento Sans" w:hAnsi="Quattrocento Sans" w:cs="Quattrocento Sans"/>
          <w:color w:val="000000"/>
          <w:sz w:val="18"/>
          <w:szCs w:val="18"/>
          <w:highlight w:val="yellow"/>
        </w:rPr>
      </w:pPr>
      <w:ins w:id="138" w:author="Jason Kellock" w:date="2023-05-06T14:40:00Z">
        <w:r>
          <w:rPr>
            <w:rFonts w:ascii="Courier New" w:eastAsia="Courier New" w:hAnsi="Courier New" w:cs="Courier New"/>
            <w:color w:val="000000"/>
            <w:highlight w:val="yellow"/>
          </w:rPr>
          <w:t>o</w:t>
        </w:r>
        <w:r>
          <w:rPr>
            <w:rFonts w:ascii="Times New Roman" w:eastAsia="Times New Roman" w:hAnsi="Times New Roman" w:cs="Times New Roman"/>
            <w:color w:val="000000"/>
            <w:sz w:val="14"/>
            <w:szCs w:val="14"/>
            <w:highlight w:val="yellow"/>
          </w:rPr>
          <w:t xml:space="preserve">   </w:t>
        </w:r>
        <w:r>
          <w:rPr>
            <w:color w:val="000000"/>
            <w:highlight w:val="yellow"/>
          </w:rPr>
          <w:t>Number 1: we need to implement an effective Comms and Sponsorship Director! </w:t>
        </w:r>
      </w:ins>
    </w:p>
    <w:p w14:paraId="2F195CB7" w14:textId="77777777" w:rsidR="00022D51" w:rsidRDefault="00022D51">
      <w:pPr>
        <w:spacing w:after="120"/>
        <w:rPr>
          <w:highlight w:val="yellow"/>
        </w:rPr>
      </w:pPr>
    </w:p>
    <w:p w14:paraId="2F195CB8" w14:textId="77777777" w:rsidR="00022D51" w:rsidRDefault="007E42F7">
      <w:pPr>
        <w:pStyle w:val="Heading2"/>
        <w:numPr>
          <w:ilvl w:val="1"/>
          <w:numId w:val="10"/>
        </w:numPr>
      </w:pPr>
      <w:bookmarkStart w:id="139" w:name="_23ckvvd" w:colFirst="0" w:colLast="0"/>
      <w:bookmarkEnd w:id="139"/>
      <w:r>
        <w:t xml:space="preserve">Staff  </w:t>
      </w:r>
    </w:p>
    <w:p w14:paraId="2F195CB9" w14:textId="77777777" w:rsidR="00022D51" w:rsidRDefault="007E42F7">
      <w:pPr>
        <w:spacing w:after="120"/>
      </w:pPr>
      <w:r>
        <w:t xml:space="preserve">The Association does not currently employ any paid staff.  Engagement of paid staff must be financially self-sustaining through incremental revenue generated by the direct activities of the staff, by grants, or by other means as </w:t>
      </w:r>
      <w:commentRangeStart w:id="140"/>
      <w:r>
        <w:t>staff salaries can only be drawn from unrestricted funds</w:t>
      </w:r>
      <w:commentRangeEnd w:id="140"/>
      <w:r>
        <w:rPr>
          <w:rStyle w:val="CommentReference"/>
          <w:sz w:val="24"/>
          <w:szCs w:val="24"/>
        </w:rPr>
        <w:commentReference w:id="140"/>
      </w:r>
      <w:r>
        <w:t xml:space="preserve">.  Nonetheless, paid staff may be necessary to accomplish the goals of the Association where volunteer resources are not sufficient.  </w:t>
      </w:r>
    </w:p>
    <w:p w14:paraId="2F195CBA" w14:textId="77777777" w:rsidR="00022D51" w:rsidRDefault="007E42F7">
      <w:pPr>
        <w:spacing w:after="120"/>
      </w:pPr>
      <w:r>
        <w:t xml:space="preserve">The Association has had some preliminary conversations around temporary, seasonal positions that could be funded through grants and with other community-based organizations about sharing staff on a part-time basis.  Other alternatives could include commission or subcontracted independent workers.  A clear scope of work and estimate of potential costs and revenue is required to advance this conversation.  </w:t>
      </w:r>
    </w:p>
    <w:p w14:paraId="2F195CBB" w14:textId="77777777" w:rsidR="00022D51" w:rsidRDefault="007E42F7">
      <w:pPr>
        <w:spacing w:after="120"/>
        <w:rPr>
          <w:del w:id="141" w:author="Jason Kellock" w:date="2023-06-26T17:23:00Z"/>
        </w:rPr>
      </w:pPr>
      <w:del w:id="142" w:author="Jason Kellock" w:date="2023-06-26T17:23:00Z">
        <w:r>
          <w:rPr>
            <w:highlight w:val="yellow"/>
          </w:rPr>
          <w:delText>Scope of work could include:  completion of grant applications, program administration, sponsorships and business memberships, park maintenance, or other functions.</w:delText>
        </w:r>
        <w:r>
          <w:delText xml:space="preserve">  </w:delText>
        </w:r>
      </w:del>
    </w:p>
    <w:p w14:paraId="2F195CBC" w14:textId="77777777" w:rsidR="00022D51" w:rsidRDefault="007E42F7">
      <w:pPr>
        <w:spacing w:after="120"/>
        <w:ind w:left="730"/>
        <w:rPr>
          <w:i/>
          <w:iCs/>
        </w:rPr>
      </w:pPr>
      <w:r>
        <w:rPr>
          <w:i/>
          <w:iCs/>
        </w:rPr>
        <w:t xml:space="preserve">Action Item # – Explore options to retain part-time paid staff to assist with various activities of the Association through contract with another community-based organization or by other means and provide recommendation (business case) to board by end of 2023.  </w:t>
      </w:r>
    </w:p>
    <w:p w14:paraId="2F195CBD" w14:textId="77777777" w:rsidR="00022D51" w:rsidRDefault="007E42F7">
      <w:pPr>
        <w:spacing w:after="120"/>
        <w:ind w:left="730"/>
        <w:rPr>
          <w:i/>
          <w:iCs/>
        </w:rPr>
      </w:pPr>
      <w:r>
        <w:rPr>
          <w:i/>
          <w:iCs/>
        </w:rPr>
        <w:t xml:space="preserve">Action Item # - Approach provincial government officials to explore opportunities for legislative changes to allow funding of staff or other human resources from casino funds, subject to provincial lobbing legislation.  </w:t>
      </w:r>
    </w:p>
    <w:p w14:paraId="2F195CBE" w14:textId="77777777" w:rsidR="00022D51" w:rsidRDefault="00022D51">
      <w:pPr>
        <w:pBdr>
          <w:top w:val="nil"/>
          <w:left w:val="nil"/>
          <w:bottom w:val="nil"/>
          <w:right w:val="nil"/>
          <w:between w:val="nil"/>
        </w:pBdr>
        <w:spacing w:after="0" w:line="240" w:lineRule="auto"/>
        <w:ind w:left="0"/>
        <w:rPr>
          <w:color w:val="000000"/>
        </w:rPr>
      </w:pPr>
    </w:p>
    <w:p w14:paraId="2F195CBF" w14:textId="77777777" w:rsidR="00022D51" w:rsidRDefault="007E42F7">
      <w:pPr>
        <w:pStyle w:val="Heading2"/>
        <w:numPr>
          <w:ilvl w:val="1"/>
          <w:numId w:val="10"/>
        </w:numPr>
      </w:pPr>
      <w:bookmarkStart w:id="143" w:name="_ihv636" w:colFirst="0" w:colLast="0"/>
      <w:bookmarkEnd w:id="143"/>
      <w:r>
        <w:t xml:space="preserve">Organizational Chart  </w:t>
      </w:r>
    </w:p>
    <w:p w14:paraId="2F195CC0" w14:textId="77777777" w:rsidR="00022D51" w:rsidRDefault="007E42F7">
      <w:r>
        <w:t xml:space="preserve">An organizational chart has been developed to illustrate the relationship between the Board of Directors, Executive Committee, other committees, staff, and external support.  </w:t>
      </w:r>
    </w:p>
    <w:p w14:paraId="2F195CC1" w14:textId="77777777" w:rsidR="00022D51" w:rsidRDefault="00022D51"/>
    <w:p w14:paraId="2F195CC2" w14:textId="77777777" w:rsidR="00022D51" w:rsidRDefault="007E42F7">
      <w:pPr>
        <w:spacing w:after="528" w:line="259" w:lineRule="auto"/>
        <w:ind w:left="0" w:right="1409"/>
        <w:jc w:val="center"/>
      </w:pPr>
      <w:commentRangeStart w:id="144"/>
      <w:r>
        <w:rPr>
          <w:noProof/>
        </w:rPr>
        <w:drawing>
          <wp:inline distT="0" distB="0" distL="0" distR="0" wp14:anchorId="2F195F22" wp14:editId="2F195F23">
            <wp:extent cx="3638917" cy="140984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638917" cy="1409842"/>
                    </a:xfrm>
                    <a:prstGeom prst="rect">
                      <a:avLst/>
                    </a:prstGeom>
                    <a:ln/>
                  </pic:spPr>
                </pic:pic>
              </a:graphicData>
            </a:graphic>
          </wp:inline>
        </w:drawing>
      </w:r>
      <w:commentRangeEnd w:id="144"/>
      <w:r>
        <w:rPr>
          <w:rStyle w:val="CommentReference"/>
          <w:sz w:val="24"/>
          <w:szCs w:val="24"/>
        </w:rPr>
        <w:commentReference w:id="144"/>
      </w:r>
    </w:p>
    <w:p w14:paraId="2F195CC3" w14:textId="77777777" w:rsidR="00022D51" w:rsidRDefault="007E42F7">
      <w:pPr>
        <w:pStyle w:val="Heading2"/>
        <w:numPr>
          <w:ilvl w:val="1"/>
          <w:numId w:val="10"/>
        </w:numPr>
      </w:pPr>
      <w:bookmarkStart w:id="145" w:name="_32hioqz" w:colFirst="0" w:colLast="0"/>
      <w:bookmarkEnd w:id="145"/>
      <w:r>
        <w:t>Outsourcing and external support</w:t>
      </w:r>
    </w:p>
    <w:p w14:paraId="2F195CC4" w14:textId="77777777" w:rsidR="00022D51" w:rsidRDefault="007E42F7">
      <w:pPr>
        <w:spacing w:after="120"/>
      </w:pPr>
      <w:r>
        <w:t>The Association currently relies on several external service providers for ongoing support.  These include:</w:t>
      </w:r>
    </w:p>
    <w:p w14:paraId="2F195CC5" w14:textId="77777777" w:rsidR="00022D51" w:rsidRDefault="007E42F7">
      <w:pPr>
        <w:numPr>
          <w:ilvl w:val="0"/>
          <w:numId w:val="13"/>
        </w:numPr>
        <w:pBdr>
          <w:top w:val="nil"/>
          <w:left w:val="nil"/>
          <w:bottom w:val="nil"/>
          <w:right w:val="nil"/>
          <w:between w:val="nil"/>
        </w:pBdr>
        <w:spacing w:after="0"/>
        <w:rPr>
          <w:rFonts w:ascii="Quattrocento Sans" w:eastAsia="Quattrocento Sans" w:hAnsi="Quattrocento Sans" w:cs="Quattrocento Sans"/>
          <w:color w:val="000000"/>
          <w:sz w:val="18"/>
          <w:szCs w:val="18"/>
        </w:rPr>
      </w:pPr>
      <w:commentRangeStart w:id="146"/>
      <w:r>
        <w:rPr>
          <w:color w:val="000000"/>
        </w:rPr>
        <w:t>Insurance – Toole and Pete Insurance</w:t>
      </w:r>
      <w:commentRangeEnd w:id="146"/>
      <w:r>
        <w:rPr>
          <w:rStyle w:val="CommentReference"/>
          <w:rFonts w:ascii="Quattrocento Sans" w:eastAsia="Quattrocento Sans" w:hAnsi="Quattrocento Sans" w:cs="Quattrocento Sans"/>
          <w:color w:val="000000"/>
          <w:sz w:val="18"/>
          <w:szCs w:val="18"/>
        </w:rPr>
        <w:commentReference w:id="146"/>
      </w:r>
    </w:p>
    <w:p w14:paraId="2F195CC6" w14:textId="77777777" w:rsidR="00022D51" w:rsidRDefault="007E42F7">
      <w:pPr>
        <w:numPr>
          <w:ilvl w:val="0"/>
          <w:numId w:val="13"/>
        </w:numPr>
        <w:pBdr>
          <w:top w:val="nil"/>
          <w:left w:val="nil"/>
          <w:bottom w:val="nil"/>
          <w:right w:val="nil"/>
          <w:between w:val="nil"/>
        </w:pBdr>
        <w:spacing w:after="120"/>
      </w:pPr>
      <w:r>
        <w:rPr>
          <w:color w:val="000000"/>
        </w:rPr>
        <w:t>Financial Statement Preparation and Audit – Federation of Calgary Communities</w:t>
      </w:r>
    </w:p>
    <w:p w14:paraId="2F195CC7" w14:textId="77777777" w:rsidR="00022D51" w:rsidRDefault="007E42F7">
      <w:pPr>
        <w:spacing w:after="120"/>
      </w:pPr>
      <w:r>
        <w:t xml:space="preserve">In addition, the Association should investigate opportunities to engage external service providers for day-to-day activities of the Association to preserve capacity of the volunteer Directors, Executive, and Portfolio Chairs for the strategic leadership of the association.  </w:t>
      </w:r>
    </w:p>
    <w:p w14:paraId="2F195CC8" w14:textId="77777777" w:rsidR="00022D51" w:rsidRDefault="007E42F7">
      <w:pPr>
        <w:numPr>
          <w:ilvl w:val="0"/>
          <w:numId w:val="13"/>
        </w:numPr>
        <w:pBdr>
          <w:top w:val="nil"/>
          <w:left w:val="nil"/>
          <w:bottom w:val="nil"/>
          <w:right w:val="nil"/>
          <w:between w:val="nil"/>
        </w:pBdr>
        <w:spacing w:after="0"/>
      </w:pPr>
      <w:r>
        <w:rPr>
          <w:color w:val="000000"/>
        </w:rPr>
        <w:t>Website – Website designer and hosting services</w:t>
      </w:r>
    </w:p>
    <w:p w14:paraId="2F195CC9" w14:textId="77777777" w:rsidR="00022D51" w:rsidRDefault="007E42F7">
      <w:pPr>
        <w:numPr>
          <w:ilvl w:val="0"/>
          <w:numId w:val="13"/>
        </w:numPr>
        <w:pBdr>
          <w:top w:val="nil"/>
          <w:left w:val="nil"/>
          <w:bottom w:val="nil"/>
          <w:right w:val="nil"/>
          <w:between w:val="nil"/>
        </w:pBdr>
        <w:spacing w:after="120"/>
      </w:pPr>
      <w:r>
        <w:rPr>
          <w:color w:val="000000"/>
        </w:rPr>
        <w:t>Landscape and facility maintenance / construction projects</w:t>
      </w:r>
    </w:p>
    <w:p w14:paraId="2F195CCA" w14:textId="77777777" w:rsidR="00022D51" w:rsidRDefault="007E42F7">
      <w:pPr>
        <w:spacing w:after="160" w:line="259" w:lineRule="auto"/>
        <w:ind w:left="0"/>
        <w:rPr>
          <w:rFonts w:ascii="Cambria" w:eastAsia="Cambria" w:hAnsi="Cambria" w:cs="Cambria"/>
          <w:b/>
          <w:bCs/>
          <w:sz w:val="32"/>
          <w:szCs w:val="32"/>
        </w:rPr>
      </w:pPr>
      <w:r>
        <w:br w:type="page"/>
      </w:r>
    </w:p>
    <w:p w14:paraId="2F195CCB" w14:textId="77777777" w:rsidR="00022D51" w:rsidRDefault="007E42F7">
      <w:pPr>
        <w:pStyle w:val="Heading1"/>
        <w:numPr>
          <w:ilvl w:val="0"/>
          <w:numId w:val="10"/>
        </w:numPr>
      </w:pPr>
      <w:bookmarkStart w:id="147" w:name="_1hmsyys" w:colFirst="0" w:colLast="0"/>
      <w:bookmarkEnd w:id="147"/>
      <w:commentRangeStart w:id="148"/>
      <w:r>
        <w:t xml:space="preserve">Our Story </w:t>
      </w:r>
      <w:commentRangeEnd w:id="148"/>
      <w:r>
        <w:rPr>
          <w:rStyle w:val="CommentReference"/>
          <w:sz w:val="32"/>
          <w:szCs w:val="32"/>
        </w:rPr>
        <w:commentReference w:id="148"/>
      </w:r>
    </w:p>
    <w:p w14:paraId="2F195CCC" w14:textId="77777777" w:rsidR="00022D51" w:rsidRDefault="00022D51"/>
    <w:p w14:paraId="2F195CCD" w14:textId="77777777" w:rsidR="00022D51" w:rsidRDefault="007E42F7">
      <w:pPr>
        <w:pStyle w:val="Heading2"/>
        <w:numPr>
          <w:ilvl w:val="1"/>
          <w:numId w:val="10"/>
        </w:numPr>
        <w:ind w:left="1080" w:hanging="720"/>
      </w:pPr>
      <w:bookmarkStart w:id="149" w:name="_41mghml" w:colFirst="0" w:colLast="0"/>
      <w:bookmarkEnd w:id="149"/>
      <w:r>
        <w:t xml:space="preserve">Internal Communication </w:t>
      </w:r>
    </w:p>
    <w:p w14:paraId="2F195CCE" w14:textId="77777777" w:rsidR="00022D51" w:rsidRDefault="007E42F7">
      <w:r>
        <w:t>&lt;NTD:  Discuss communication methods utilized for communication within the Association (email, WhatsApp).  Any changes required within the current planning horizon&gt;</w:t>
      </w:r>
    </w:p>
    <w:p w14:paraId="2F195CCF" w14:textId="77777777" w:rsidR="00022D51" w:rsidRDefault="007E42F7">
      <w:pPr>
        <w:pBdr>
          <w:top w:val="nil"/>
          <w:left w:val="nil"/>
          <w:bottom w:val="nil"/>
          <w:right w:val="nil"/>
          <w:between w:val="nil"/>
        </w:pBdr>
        <w:spacing w:after="0" w:line="240" w:lineRule="auto"/>
        <w:ind w:left="0"/>
        <w:rPr>
          <w:ins w:id="150" w:author="Jason Kellock" w:date="2023-05-06T14:40:00Z"/>
          <w:rFonts w:ascii="Quattrocento Sans" w:eastAsia="Quattrocento Sans" w:hAnsi="Quattrocento Sans" w:cs="Quattrocento Sans"/>
          <w:color w:val="000000"/>
          <w:sz w:val="18"/>
          <w:szCs w:val="18"/>
          <w:highlight w:val="yellow"/>
        </w:rPr>
      </w:pPr>
      <w:ins w:id="151" w:author="Jason Kellock" w:date="2023-05-06T14:40:00Z">
        <w:r>
          <w:rPr>
            <w:color w:val="000000"/>
            <w:highlight w:val="yellow"/>
          </w:rPr>
          <w:t>Need to regain admin access to RRROCA page; Victoria only with admin access now, grade 10 student? </w:t>
        </w:r>
      </w:ins>
    </w:p>
    <w:p w14:paraId="2F195CD0" w14:textId="77777777" w:rsidR="00022D51" w:rsidRDefault="007E42F7">
      <w:pPr>
        <w:pBdr>
          <w:top w:val="nil"/>
          <w:left w:val="nil"/>
          <w:bottom w:val="nil"/>
          <w:right w:val="nil"/>
          <w:between w:val="nil"/>
        </w:pBdr>
        <w:spacing w:after="0" w:line="240" w:lineRule="auto"/>
        <w:ind w:left="0"/>
        <w:rPr>
          <w:rFonts w:ascii="Quattrocento Sans" w:eastAsia="Quattrocento Sans" w:hAnsi="Quattrocento Sans" w:cs="Quattrocento Sans"/>
          <w:color w:val="000000"/>
          <w:sz w:val="18"/>
          <w:szCs w:val="18"/>
        </w:rPr>
      </w:pPr>
      <w:ins w:id="152" w:author="Jason Kellock" w:date="2023-05-06T14:40:00Z">
        <w:r>
          <w:rPr>
            <w:color w:val="000000"/>
            <w:highlight w:val="yellow"/>
          </w:rPr>
          <w:t>Get Jason to reach out to regain access</w:t>
        </w:r>
        <w:r>
          <w:rPr>
            <w:color w:val="000000"/>
          </w:rPr>
          <w:t> </w:t>
        </w:r>
      </w:ins>
    </w:p>
    <w:p w14:paraId="2F195CD1" w14:textId="77777777" w:rsidR="00022D51" w:rsidRDefault="00022D51">
      <w:pPr>
        <w:pBdr>
          <w:top w:val="nil"/>
          <w:left w:val="nil"/>
          <w:bottom w:val="nil"/>
          <w:right w:val="nil"/>
          <w:between w:val="nil"/>
        </w:pBdr>
        <w:spacing w:after="0" w:line="240" w:lineRule="auto"/>
        <w:ind w:left="1080" w:hanging="360"/>
        <w:rPr>
          <w:ins w:id="153" w:author="Jason Kellock" w:date="2023-05-06T14:40:00Z"/>
          <w:rFonts w:ascii="Quattrocento Sans" w:eastAsia="Quattrocento Sans" w:hAnsi="Quattrocento Sans" w:cs="Quattrocento Sans"/>
          <w:color w:val="000000"/>
          <w:sz w:val="18"/>
          <w:szCs w:val="18"/>
        </w:rPr>
      </w:pPr>
    </w:p>
    <w:p w14:paraId="2F195CD2" w14:textId="77777777" w:rsidR="00022D51" w:rsidRDefault="00022D51"/>
    <w:p w14:paraId="2F195CD3" w14:textId="77777777" w:rsidR="00022D51" w:rsidRDefault="007E42F7">
      <w:pPr>
        <w:pStyle w:val="Heading2"/>
        <w:numPr>
          <w:ilvl w:val="1"/>
          <w:numId w:val="10"/>
        </w:numPr>
        <w:ind w:left="1080" w:hanging="720"/>
      </w:pPr>
      <w:bookmarkStart w:id="154" w:name="_2grqrue" w:colFirst="0" w:colLast="0"/>
      <w:bookmarkEnd w:id="154"/>
      <w:r>
        <w:t xml:space="preserve">External Communication  </w:t>
      </w:r>
    </w:p>
    <w:p w14:paraId="2F195CD4" w14:textId="77777777" w:rsidR="00022D51" w:rsidRDefault="007E42F7">
      <w:pPr>
        <w:pBdr>
          <w:top w:val="nil"/>
          <w:left w:val="nil"/>
          <w:bottom w:val="nil"/>
          <w:right w:val="nil"/>
          <w:between w:val="nil"/>
        </w:pBdr>
        <w:spacing w:after="0" w:line="240" w:lineRule="auto"/>
        <w:ind w:left="0"/>
        <w:rPr>
          <w:i/>
          <w:iCs/>
          <w:color w:val="000000"/>
          <w:highlight w:val="yellow"/>
        </w:rPr>
      </w:pPr>
      <w:r>
        <w:rPr>
          <w:i/>
          <w:iCs/>
          <w:color w:val="000000"/>
          <w:highlight w:val="yellow"/>
        </w:rPr>
        <w:t>Website</w:t>
      </w:r>
    </w:p>
    <w:p w14:paraId="2F195CD5" w14:textId="77777777" w:rsidR="00022D51" w:rsidRDefault="007E42F7">
      <w:pPr>
        <w:pBdr>
          <w:top w:val="nil"/>
          <w:left w:val="nil"/>
          <w:bottom w:val="nil"/>
          <w:right w:val="nil"/>
          <w:between w:val="nil"/>
        </w:pBdr>
        <w:spacing w:after="0" w:line="240" w:lineRule="auto"/>
        <w:ind w:left="0"/>
        <w:rPr>
          <w:color w:val="000000"/>
          <w:highlight w:val="yellow"/>
        </w:rPr>
      </w:pPr>
      <w:r>
        <w:rPr>
          <w:color w:val="000000"/>
          <w:highlight w:val="yellow"/>
        </w:rPr>
        <w:t>&lt;NTD:  discuss priorities related to website update and cybersecurity enhancements&gt;</w:t>
      </w:r>
    </w:p>
    <w:p w14:paraId="2F195CD6" w14:textId="77777777" w:rsidR="00022D51" w:rsidRDefault="007E42F7">
      <w:pPr>
        <w:numPr>
          <w:ilvl w:val="0"/>
          <w:numId w:val="4"/>
        </w:numPr>
        <w:pBdr>
          <w:top w:val="nil"/>
          <w:left w:val="nil"/>
          <w:bottom w:val="nil"/>
          <w:right w:val="nil"/>
          <w:between w:val="nil"/>
        </w:pBdr>
        <w:spacing w:after="0" w:line="240" w:lineRule="auto"/>
        <w:ind w:left="0" w:firstLine="0"/>
        <w:rPr>
          <w:color w:val="000000"/>
          <w:highlight w:val="yellow"/>
        </w:rPr>
      </w:pPr>
      <w:ins w:id="155" w:author="Jason Kellock" w:date="2023-05-06T14:40:00Z">
        <w:r>
          <w:rPr>
            <w:color w:val="000000"/>
            <w:highlight w:val="yellow"/>
          </w:rPr>
          <w:t>Explore new website design and portal for CA “Communal” </w:t>
        </w:r>
      </w:ins>
    </w:p>
    <w:p w14:paraId="2F195CD7" w14:textId="77777777" w:rsidR="00022D51" w:rsidRDefault="007E42F7">
      <w:pPr>
        <w:numPr>
          <w:ilvl w:val="1"/>
          <w:numId w:val="4"/>
        </w:numPr>
        <w:pBdr>
          <w:top w:val="nil"/>
          <w:left w:val="nil"/>
          <w:bottom w:val="nil"/>
          <w:right w:val="nil"/>
          <w:between w:val="nil"/>
        </w:pBdr>
        <w:spacing w:after="0" w:line="240" w:lineRule="auto"/>
        <w:rPr>
          <w:color w:val="000000"/>
          <w:highlight w:val="yellow"/>
        </w:rPr>
      </w:pPr>
      <w:ins w:id="156" w:author="Jason Kellock" w:date="2023-05-06T14:40:00Z">
        <w:r>
          <w:rPr>
            <w:color w:val="000000"/>
            <w:highlight w:val="yellow"/>
          </w:rPr>
          <w:t>Website overhaul </w:t>
        </w:r>
      </w:ins>
    </w:p>
    <w:p w14:paraId="2F195CD8" w14:textId="77777777" w:rsidR="00022D51" w:rsidRDefault="007E42F7">
      <w:pPr>
        <w:numPr>
          <w:ilvl w:val="1"/>
          <w:numId w:val="4"/>
        </w:numPr>
        <w:pBdr>
          <w:top w:val="nil"/>
          <w:left w:val="nil"/>
          <w:bottom w:val="nil"/>
          <w:right w:val="nil"/>
          <w:between w:val="nil"/>
        </w:pBdr>
        <w:spacing w:after="0" w:line="240" w:lineRule="auto"/>
        <w:rPr>
          <w:ins w:id="157" w:author="Jason Kellock" w:date="2023-05-06T14:40:00Z"/>
          <w:color w:val="000000"/>
          <w:highlight w:val="yellow"/>
        </w:rPr>
      </w:pPr>
      <w:r>
        <w:rPr>
          <w:color w:val="000000"/>
          <w:highlight w:val="yellow"/>
        </w:rPr>
        <w:t>I</w:t>
      </w:r>
      <w:ins w:id="158" w:author="Jason Kellock" w:date="2023-05-06T14:40:00Z">
        <w:r>
          <w:rPr>
            <w:color w:val="000000"/>
            <w:highlight w:val="yellow"/>
          </w:rPr>
          <w:t>nvestigate options that integrate programming sign-up, payment processing, community surveys, login portal etc. </w:t>
        </w:r>
      </w:ins>
    </w:p>
    <w:p w14:paraId="2F195CD9" w14:textId="77777777" w:rsidR="00022D51" w:rsidRDefault="007E42F7">
      <w:pPr>
        <w:numPr>
          <w:ilvl w:val="0"/>
          <w:numId w:val="5"/>
        </w:numPr>
        <w:pBdr>
          <w:top w:val="nil"/>
          <w:left w:val="nil"/>
          <w:bottom w:val="nil"/>
          <w:right w:val="nil"/>
          <w:between w:val="nil"/>
        </w:pBdr>
        <w:spacing w:after="0" w:line="240" w:lineRule="auto"/>
        <w:ind w:left="0" w:firstLine="0"/>
        <w:rPr>
          <w:ins w:id="159" w:author="Jason Kellock" w:date="2023-05-06T14:40:00Z"/>
          <w:color w:val="000000"/>
          <w:highlight w:val="yellow"/>
        </w:rPr>
      </w:pPr>
      <w:ins w:id="160" w:author="Jason Kellock" w:date="2023-05-06T14:40:00Z">
        <w:r>
          <w:rPr>
            <w:color w:val="000000"/>
            <w:highlight w:val="yellow"/>
          </w:rPr>
          <w:t>Signage at park </w:t>
        </w:r>
      </w:ins>
    </w:p>
    <w:p w14:paraId="2F195CDA" w14:textId="77777777" w:rsidR="00022D51" w:rsidRDefault="007E42F7">
      <w:pPr>
        <w:numPr>
          <w:ilvl w:val="0"/>
          <w:numId w:val="6"/>
        </w:numPr>
        <w:pBdr>
          <w:top w:val="nil"/>
          <w:left w:val="nil"/>
          <w:bottom w:val="nil"/>
          <w:right w:val="nil"/>
          <w:between w:val="nil"/>
        </w:pBdr>
        <w:spacing w:after="0" w:line="240" w:lineRule="auto"/>
        <w:ind w:firstLine="0"/>
        <w:rPr>
          <w:ins w:id="161" w:author="Jason Kellock" w:date="2023-05-06T14:40:00Z"/>
          <w:color w:val="000000"/>
          <w:highlight w:val="yellow"/>
        </w:rPr>
      </w:pPr>
      <w:ins w:id="162" w:author="Jason Kellock" w:date="2023-05-06T14:40:00Z">
        <w:r>
          <w:rPr>
            <w:color w:val="000000"/>
            <w:highlight w:val="yellow"/>
          </w:rPr>
          <w:t>Advertise on Royal Oak Way NW with permanent signage; city requirements? </w:t>
        </w:r>
      </w:ins>
    </w:p>
    <w:p w14:paraId="2F195CDB" w14:textId="77777777" w:rsidR="00022D51" w:rsidRDefault="007E42F7">
      <w:pPr>
        <w:numPr>
          <w:ilvl w:val="0"/>
          <w:numId w:val="6"/>
        </w:numPr>
        <w:pBdr>
          <w:top w:val="nil"/>
          <w:left w:val="nil"/>
          <w:bottom w:val="nil"/>
          <w:right w:val="nil"/>
          <w:between w:val="nil"/>
        </w:pBdr>
        <w:spacing w:after="0" w:line="240" w:lineRule="auto"/>
        <w:ind w:firstLine="0"/>
        <w:rPr>
          <w:ins w:id="163" w:author="Jason Kellock" w:date="2023-05-06T14:40:00Z"/>
          <w:color w:val="000000"/>
          <w:highlight w:val="yellow"/>
        </w:rPr>
      </w:pPr>
      <w:ins w:id="164" w:author="Jason Kellock" w:date="2023-05-06T14:40:00Z">
        <w:r>
          <w:rPr>
            <w:color w:val="000000"/>
            <w:highlight w:val="yellow"/>
          </w:rPr>
          <w:t>Bulletin boards with community information and sponsorship display </w:t>
        </w:r>
      </w:ins>
    </w:p>
    <w:p w14:paraId="2F195CDC" w14:textId="77777777" w:rsidR="00022D51" w:rsidRDefault="00022D51">
      <w:pPr>
        <w:pBdr>
          <w:top w:val="nil"/>
          <w:left w:val="nil"/>
          <w:bottom w:val="nil"/>
          <w:right w:val="nil"/>
          <w:between w:val="nil"/>
        </w:pBdr>
        <w:spacing w:after="0" w:line="240" w:lineRule="auto"/>
        <w:ind w:left="0"/>
        <w:rPr>
          <w:color w:val="000000"/>
          <w:highlight w:val="yellow"/>
        </w:rPr>
      </w:pPr>
    </w:p>
    <w:p w14:paraId="2F195CDD" w14:textId="77777777" w:rsidR="00022D51" w:rsidRDefault="007E42F7">
      <w:pPr>
        <w:pBdr>
          <w:top w:val="nil"/>
          <w:left w:val="nil"/>
          <w:bottom w:val="nil"/>
          <w:right w:val="nil"/>
          <w:between w:val="nil"/>
        </w:pBdr>
        <w:spacing w:after="0" w:line="240" w:lineRule="auto"/>
        <w:ind w:left="0"/>
        <w:rPr>
          <w:i/>
          <w:iCs/>
          <w:color w:val="000000"/>
          <w:highlight w:val="yellow"/>
        </w:rPr>
      </w:pPr>
      <w:r>
        <w:rPr>
          <w:i/>
          <w:iCs/>
          <w:color w:val="000000"/>
          <w:highlight w:val="yellow"/>
        </w:rPr>
        <w:t>Social Media</w:t>
      </w:r>
    </w:p>
    <w:p w14:paraId="2F195CDE" w14:textId="77777777" w:rsidR="00022D51" w:rsidRDefault="007E42F7">
      <w:pPr>
        <w:pBdr>
          <w:top w:val="nil"/>
          <w:left w:val="nil"/>
          <w:bottom w:val="nil"/>
          <w:right w:val="nil"/>
          <w:between w:val="nil"/>
        </w:pBdr>
        <w:spacing w:after="0" w:line="240" w:lineRule="auto"/>
        <w:ind w:left="0"/>
        <w:rPr>
          <w:color w:val="000000"/>
          <w:highlight w:val="yellow"/>
        </w:rPr>
      </w:pPr>
      <w:ins w:id="165" w:author="Jason Kellock" w:date="2023-05-22T17:14:00Z">
        <w:r>
          <w:rPr>
            <w:color w:val="000000"/>
            <w:highlight w:val="yellow"/>
          </w:rPr>
          <w:t xml:space="preserve">RRROCA Newsletters </w:t>
        </w:r>
      </w:ins>
      <w:r>
        <w:rPr>
          <w:color w:val="000000"/>
          <w:highlight w:val="yellow"/>
        </w:rPr>
        <w:t xml:space="preserve">&amp; </w:t>
      </w:r>
      <w:ins w:id="166" w:author="Jason Kellock" w:date="2023-05-22T17:14:00Z">
        <w:r>
          <w:rPr>
            <w:color w:val="000000"/>
            <w:highlight w:val="yellow"/>
          </w:rPr>
          <w:t>Monthly Email Blast </w:t>
        </w:r>
      </w:ins>
    </w:p>
    <w:p w14:paraId="2F195CDF" w14:textId="77777777" w:rsidR="00022D51" w:rsidRDefault="00022D51">
      <w:pPr>
        <w:pBdr>
          <w:top w:val="nil"/>
          <w:left w:val="nil"/>
          <w:bottom w:val="nil"/>
          <w:right w:val="nil"/>
          <w:between w:val="nil"/>
        </w:pBdr>
        <w:spacing w:after="0" w:line="240" w:lineRule="auto"/>
        <w:ind w:left="0"/>
        <w:rPr>
          <w:color w:val="000000"/>
          <w:highlight w:val="yellow"/>
        </w:rPr>
      </w:pPr>
    </w:p>
    <w:p w14:paraId="2F195CE0" w14:textId="77777777" w:rsidR="00022D51" w:rsidRDefault="007E42F7">
      <w:pPr>
        <w:numPr>
          <w:ilvl w:val="0"/>
          <w:numId w:val="7"/>
        </w:numPr>
        <w:pBdr>
          <w:top w:val="nil"/>
          <w:left w:val="nil"/>
          <w:bottom w:val="nil"/>
          <w:right w:val="nil"/>
          <w:between w:val="nil"/>
        </w:pBdr>
        <w:spacing w:after="0" w:line="240" w:lineRule="auto"/>
        <w:ind w:left="0" w:firstLine="0"/>
        <w:rPr>
          <w:ins w:id="167" w:author="Jason Kellock" w:date="2023-05-06T14:40:00Z"/>
          <w:color w:val="000000"/>
          <w:highlight w:val="yellow"/>
        </w:rPr>
      </w:pPr>
      <w:ins w:id="168" w:author="Jason Kellock" w:date="2023-05-06T14:40:00Z">
        <w:r>
          <w:rPr>
            <w:color w:val="000000"/>
            <w:highlight w:val="yellow"/>
          </w:rPr>
          <w:t>Email blasts monthly </w:t>
        </w:r>
      </w:ins>
    </w:p>
    <w:p w14:paraId="2F195CE1" w14:textId="77777777" w:rsidR="00022D51" w:rsidRDefault="007E42F7">
      <w:pPr>
        <w:numPr>
          <w:ilvl w:val="0"/>
          <w:numId w:val="8"/>
        </w:numPr>
        <w:pBdr>
          <w:top w:val="nil"/>
          <w:left w:val="nil"/>
          <w:bottom w:val="nil"/>
          <w:right w:val="nil"/>
          <w:between w:val="nil"/>
        </w:pBdr>
        <w:spacing w:after="0" w:line="240" w:lineRule="auto"/>
        <w:ind w:firstLine="0"/>
        <w:rPr>
          <w:color w:val="000000"/>
          <w:highlight w:val="yellow"/>
        </w:rPr>
      </w:pPr>
      <w:ins w:id="169" w:author="Jason Kellock" w:date="2023-05-06T14:40:00Z">
        <w:r>
          <w:rPr>
            <w:color w:val="000000"/>
            <w:highlight w:val="yellow"/>
          </w:rPr>
          <w:t>Promote upcoming events, volunteer sign-up opportunities, community updates </w:t>
        </w:r>
      </w:ins>
    </w:p>
    <w:p w14:paraId="2F195CE2" w14:textId="77777777" w:rsidR="00022D51" w:rsidRDefault="00022D51">
      <w:pPr>
        <w:pBdr>
          <w:top w:val="nil"/>
          <w:left w:val="nil"/>
          <w:bottom w:val="nil"/>
          <w:right w:val="nil"/>
          <w:between w:val="nil"/>
        </w:pBdr>
        <w:spacing w:after="0" w:line="240" w:lineRule="auto"/>
        <w:ind w:left="0"/>
        <w:rPr>
          <w:color w:val="000000"/>
          <w:highlight w:val="yellow"/>
        </w:rPr>
      </w:pPr>
    </w:p>
    <w:p w14:paraId="2F195CE3" w14:textId="77777777" w:rsidR="00022D51" w:rsidRDefault="007E42F7">
      <w:pPr>
        <w:pBdr>
          <w:top w:val="nil"/>
          <w:left w:val="nil"/>
          <w:bottom w:val="nil"/>
          <w:right w:val="nil"/>
          <w:between w:val="nil"/>
        </w:pBdr>
        <w:spacing w:after="0" w:line="240" w:lineRule="auto"/>
        <w:ind w:left="360" w:hanging="360"/>
        <w:rPr>
          <w:ins w:id="170" w:author="Jason Kellock" w:date="2023-05-06T14:40:00Z"/>
          <w:rFonts w:ascii="Quattrocento Sans" w:eastAsia="Quattrocento Sans" w:hAnsi="Quattrocento Sans" w:cs="Quattrocento Sans"/>
          <w:color w:val="000000"/>
          <w:sz w:val="18"/>
          <w:szCs w:val="18"/>
          <w:highlight w:val="yellow"/>
        </w:rPr>
      </w:pPr>
      <w:ins w:id="171" w:author="Jason Kellock" w:date="2023-05-06T14:40:00Z">
        <w:r>
          <w:rPr>
            <w:color w:val="000000"/>
            <w:highlight w:val="yellow"/>
          </w:rPr>
          <w:t>Community survey to be completed by anticipated end of April </w:t>
        </w:r>
      </w:ins>
    </w:p>
    <w:p w14:paraId="2F195CE4" w14:textId="77777777" w:rsidR="00022D51" w:rsidRDefault="007E42F7">
      <w:pPr>
        <w:pBdr>
          <w:top w:val="nil"/>
          <w:left w:val="nil"/>
          <w:bottom w:val="nil"/>
          <w:right w:val="nil"/>
          <w:between w:val="nil"/>
        </w:pBdr>
        <w:spacing w:after="0" w:line="240" w:lineRule="auto"/>
        <w:ind w:left="1080" w:hanging="360"/>
        <w:rPr>
          <w:ins w:id="172" w:author="Jason Kellock" w:date="2023-05-06T14:40:00Z"/>
          <w:rFonts w:ascii="Quattrocento Sans" w:eastAsia="Quattrocento Sans" w:hAnsi="Quattrocento Sans" w:cs="Quattrocento Sans"/>
          <w:color w:val="000000"/>
          <w:sz w:val="18"/>
          <w:szCs w:val="18"/>
          <w:highlight w:val="yellow"/>
        </w:rPr>
      </w:pPr>
      <w:ins w:id="173" w:author="Jason Kellock" w:date="2023-05-06T14:40:00Z">
        <w:r>
          <w:rPr>
            <w:rFonts w:ascii="Courier New" w:eastAsia="Courier New" w:hAnsi="Courier New" w:cs="Courier New"/>
            <w:color w:val="000000"/>
            <w:highlight w:val="yellow"/>
          </w:rPr>
          <w:t>o</w:t>
        </w:r>
        <w:r>
          <w:rPr>
            <w:rFonts w:ascii="Times New Roman" w:eastAsia="Times New Roman" w:hAnsi="Times New Roman" w:cs="Times New Roman"/>
            <w:color w:val="000000"/>
            <w:sz w:val="14"/>
            <w:szCs w:val="14"/>
            <w:highlight w:val="yellow"/>
          </w:rPr>
          <w:t xml:space="preserve">   </w:t>
        </w:r>
        <w:r>
          <w:rPr>
            <w:color w:val="000000"/>
            <w:highlight w:val="yellow"/>
          </w:rPr>
          <w:t>Garner better idea of what community members want to see </w:t>
        </w:r>
      </w:ins>
    </w:p>
    <w:p w14:paraId="2F195CE5" w14:textId="77777777" w:rsidR="00022D51" w:rsidRDefault="007E42F7">
      <w:pPr>
        <w:pBdr>
          <w:top w:val="nil"/>
          <w:left w:val="nil"/>
          <w:bottom w:val="nil"/>
          <w:right w:val="nil"/>
          <w:between w:val="nil"/>
        </w:pBdr>
        <w:spacing w:after="0" w:line="240" w:lineRule="auto"/>
        <w:ind w:left="1080" w:hanging="360"/>
        <w:rPr>
          <w:rFonts w:ascii="Times New Roman" w:eastAsia="Times New Roman" w:hAnsi="Times New Roman" w:cs="Times New Roman"/>
          <w:color w:val="000000"/>
        </w:rPr>
      </w:pPr>
      <w:ins w:id="174" w:author="Jason Kellock" w:date="2023-05-06T14:40:00Z">
        <w:r>
          <w:rPr>
            <w:rFonts w:ascii="Courier New" w:eastAsia="Courier New" w:hAnsi="Courier New" w:cs="Courier New"/>
            <w:color w:val="000000"/>
            <w:highlight w:val="yellow"/>
          </w:rPr>
          <w:t>o</w:t>
        </w:r>
        <w:r>
          <w:rPr>
            <w:rFonts w:ascii="Times New Roman" w:eastAsia="Times New Roman" w:hAnsi="Times New Roman" w:cs="Times New Roman"/>
            <w:color w:val="000000"/>
            <w:sz w:val="14"/>
            <w:szCs w:val="14"/>
            <w:highlight w:val="yellow"/>
          </w:rPr>
          <w:t xml:space="preserve">   </w:t>
        </w:r>
        <w:r>
          <w:rPr>
            <w:color w:val="000000"/>
            <w:highlight w:val="yellow"/>
          </w:rPr>
          <w:t>Social events, what developments to pursue</w:t>
        </w:r>
        <w:r>
          <w:rPr>
            <w:color w:val="000000"/>
          </w:rPr>
          <w:t> </w:t>
        </w:r>
      </w:ins>
    </w:p>
    <w:p w14:paraId="2F195CE6" w14:textId="77777777" w:rsidR="00022D51" w:rsidRDefault="00022D51">
      <w:pPr>
        <w:pBdr>
          <w:top w:val="nil"/>
          <w:left w:val="nil"/>
          <w:bottom w:val="nil"/>
          <w:right w:val="nil"/>
          <w:between w:val="nil"/>
        </w:pBdr>
        <w:spacing w:after="0" w:line="240" w:lineRule="auto"/>
        <w:ind w:left="0"/>
        <w:rPr>
          <w:ins w:id="175" w:author="Jason Kellock" w:date="2023-05-06T14:40:00Z"/>
          <w:color w:val="000000"/>
        </w:rPr>
      </w:pPr>
    </w:p>
    <w:p w14:paraId="2F195CE7" w14:textId="77777777" w:rsidR="00022D51" w:rsidRDefault="007E42F7">
      <w:pPr>
        <w:spacing w:after="120"/>
        <w:rPr>
          <w:i/>
          <w:iCs/>
          <w:highlight w:val="yellow"/>
        </w:rPr>
      </w:pPr>
      <w:r>
        <w:rPr>
          <w:i/>
          <w:iCs/>
          <w:highlight w:val="yellow"/>
        </w:rPr>
        <w:t>Other communications channels</w:t>
      </w:r>
    </w:p>
    <w:p w14:paraId="2F195CE8" w14:textId="77777777" w:rsidR="00022D51" w:rsidRDefault="007E42F7">
      <w:pPr>
        <w:spacing w:after="120"/>
        <w:rPr>
          <w:highlight w:val="yellow"/>
        </w:rPr>
      </w:pPr>
      <w:r>
        <w:rPr>
          <w:b/>
          <w:bCs/>
          <w:highlight w:val="yellow"/>
        </w:rPr>
        <w:t>Community Newsletter</w:t>
      </w:r>
      <w:r>
        <w:rPr>
          <w:highlight w:val="yellow"/>
        </w:rPr>
        <w:t xml:space="preserve">: RRROCA collect important information articles from board members, general members, residents and other organizations. These are printed in the monthly newsletter. </w:t>
      </w:r>
    </w:p>
    <w:p w14:paraId="2F195CE9" w14:textId="77777777" w:rsidR="00022D51" w:rsidRDefault="007E42F7">
      <w:pPr>
        <w:spacing w:after="120"/>
        <w:rPr>
          <w:highlight w:val="yellow"/>
        </w:rPr>
      </w:pPr>
      <w:r>
        <w:rPr>
          <w:b/>
          <w:bCs/>
          <w:highlight w:val="yellow"/>
        </w:rPr>
        <w:t>E-Mail Distributions</w:t>
      </w:r>
      <w:r>
        <w:rPr>
          <w:highlight w:val="yellow"/>
        </w:rPr>
        <w:t xml:space="preserve">: RRROCA collects the e-mails of every member who pays annual dues. RRROCA uses this distribution to send out important and urgent messages to alert as many residents as possible, as soon as possible to, upcoming meetings to discuss RRROCA, City of Calgary, and Provincial matters of concern. The E-mail distribution is also used to distribute information about other important communications concerning this area. </w:t>
      </w:r>
    </w:p>
    <w:p w14:paraId="2F195CEA" w14:textId="77777777" w:rsidR="00022D51" w:rsidRDefault="007E42F7">
      <w:pPr>
        <w:spacing w:after="120"/>
        <w:rPr>
          <w:highlight w:val="yellow"/>
        </w:rPr>
      </w:pPr>
      <w:r>
        <w:rPr>
          <w:b/>
          <w:bCs/>
          <w:highlight w:val="yellow"/>
        </w:rPr>
        <w:t>Social Media</w:t>
      </w:r>
      <w:r>
        <w:rPr>
          <w:highlight w:val="yellow"/>
        </w:rPr>
        <w:t xml:space="preserve">: RRROCA has set up accounts and is active on Facebook, Twitter and Instagram to which residents can append messages about their current concerns and requests for information. </w:t>
      </w:r>
    </w:p>
    <w:p w14:paraId="2F195CEB" w14:textId="77777777" w:rsidR="00022D51" w:rsidRDefault="007E42F7">
      <w:pPr>
        <w:spacing w:after="120"/>
        <w:rPr>
          <w:highlight w:val="yellow"/>
        </w:rPr>
      </w:pPr>
      <w:r>
        <w:rPr>
          <w:b/>
          <w:bCs/>
          <w:highlight w:val="yellow"/>
        </w:rPr>
        <w:t>Meetings</w:t>
      </w:r>
      <w:r>
        <w:rPr>
          <w:highlight w:val="yellow"/>
        </w:rPr>
        <w:t xml:space="preserve">: General Members and non-members are invited to Monthly Meetings if they request time to present a new issue, and get the board involved in their cause. </w:t>
      </w:r>
    </w:p>
    <w:p w14:paraId="2F195CEC" w14:textId="77777777" w:rsidR="00022D51" w:rsidRDefault="007E42F7">
      <w:pPr>
        <w:spacing w:after="120"/>
        <w:rPr>
          <w:highlight w:val="yellow"/>
        </w:rPr>
      </w:pPr>
      <w:r>
        <w:rPr>
          <w:b/>
          <w:bCs/>
          <w:highlight w:val="yellow"/>
        </w:rPr>
        <w:t>Sign Boards</w:t>
      </w:r>
      <w:r>
        <w:rPr>
          <w:highlight w:val="yellow"/>
        </w:rPr>
        <w:t xml:space="preserve">: Signs are also used, in accordance with the Sign ByLaw, to advertise further any special event or meeting that is being planned. </w:t>
      </w:r>
    </w:p>
    <w:p w14:paraId="2F195CED" w14:textId="77777777" w:rsidR="00022D51" w:rsidRDefault="007E42F7">
      <w:pPr>
        <w:pStyle w:val="Heading2"/>
        <w:numPr>
          <w:ilvl w:val="1"/>
          <w:numId w:val="10"/>
        </w:numPr>
        <w:ind w:left="1080" w:hanging="720"/>
      </w:pPr>
      <w:bookmarkStart w:id="176" w:name="_vx1227" w:colFirst="0" w:colLast="0"/>
      <w:bookmarkEnd w:id="176"/>
      <w:r>
        <w:t xml:space="preserve">Marketing and Communications  </w:t>
      </w:r>
    </w:p>
    <w:p w14:paraId="2F195CEE" w14:textId="77777777" w:rsidR="00022D51" w:rsidRDefault="007E42F7">
      <w:pPr>
        <w:spacing w:after="160" w:line="259" w:lineRule="auto"/>
        <w:ind w:left="0"/>
        <w:rPr>
          <w:rFonts w:ascii="Cambria" w:eastAsia="Cambria" w:hAnsi="Cambria" w:cs="Cambria"/>
          <w:b/>
          <w:bCs/>
          <w:sz w:val="32"/>
          <w:szCs w:val="32"/>
        </w:rPr>
      </w:pPr>
      <w:r>
        <w:rPr>
          <w:highlight w:val="yellow"/>
        </w:rPr>
        <w:t>&lt;NTD:  describe role of Communications Chair and supporting leads</w:t>
      </w:r>
      <w:r>
        <w:t xml:space="preserve"> in maintaining communication with external individuals and organizations&gt;</w:t>
      </w:r>
    </w:p>
    <w:p w14:paraId="2F195CEF" w14:textId="77777777" w:rsidR="00022D51" w:rsidRDefault="007E42F7">
      <w:pPr>
        <w:spacing w:after="160" w:line="259" w:lineRule="auto"/>
        <w:ind w:left="0"/>
        <w:rPr>
          <w:rFonts w:ascii="Cambria" w:eastAsia="Cambria" w:hAnsi="Cambria" w:cs="Cambria"/>
          <w:b/>
          <w:bCs/>
          <w:sz w:val="32"/>
          <w:szCs w:val="32"/>
        </w:rPr>
      </w:pPr>
      <w:r>
        <w:br w:type="page"/>
      </w:r>
    </w:p>
    <w:p w14:paraId="2F195CF0" w14:textId="77777777" w:rsidR="00022D51" w:rsidRDefault="007E42F7">
      <w:pPr>
        <w:pStyle w:val="Heading1"/>
        <w:numPr>
          <w:ilvl w:val="0"/>
          <w:numId w:val="10"/>
        </w:numPr>
      </w:pPr>
      <w:bookmarkStart w:id="177" w:name="_3fwokq0" w:colFirst="0" w:colLast="0"/>
      <w:bookmarkEnd w:id="177"/>
      <w:r>
        <w:t xml:space="preserve">Asset Management Planning  </w:t>
      </w:r>
    </w:p>
    <w:p w14:paraId="2F195CF1" w14:textId="77777777" w:rsidR="00022D51" w:rsidRDefault="007E42F7">
      <w:pPr>
        <w:pStyle w:val="Heading2"/>
        <w:numPr>
          <w:ilvl w:val="1"/>
          <w:numId w:val="10"/>
        </w:numPr>
        <w:ind w:left="1080" w:hanging="720"/>
      </w:pPr>
      <w:bookmarkStart w:id="178" w:name="_1v1yuxt" w:colFirst="0" w:colLast="0"/>
      <w:bookmarkEnd w:id="178"/>
      <w:r>
        <w:t>Our Facility</w:t>
      </w:r>
    </w:p>
    <w:p w14:paraId="2F195CF2" w14:textId="77777777" w:rsidR="00022D51" w:rsidRDefault="007E42F7">
      <w:pPr>
        <w:pBdr>
          <w:top w:val="nil"/>
          <w:left w:val="nil"/>
          <w:bottom w:val="nil"/>
          <w:right w:val="nil"/>
          <w:between w:val="nil"/>
        </w:pBdr>
        <w:spacing w:after="0" w:line="240" w:lineRule="auto"/>
        <w:ind w:left="0"/>
        <w:rPr>
          <w:color w:val="000000"/>
          <w:highlight w:val="yellow"/>
        </w:rPr>
      </w:pPr>
      <w:r>
        <w:rPr>
          <w:color w:val="000000"/>
          <w:highlight w:val="yellow"/>
        </w:rPr>
        <w:t>&lt;NTD:  provide brief description of facilities and LOC&gt;</w:t>
      </w:r>
    </w:p>
    <w:p w14:paraId="2F195CF3" w14:textId="77777777" w:rsidR="00022D51" w:rsidRDefault="007E42F7">
      <w:pPr>
        <w:numPr>
          <w:ilvl w:val="0"/>
          <w:numId w:val="13"/>
        </w:numPr>
        <w:pBdr>
          <w:top w:val="nil"/>
          <w:left w:val="nil"/>
          <w:bottom w:val="nil"/>
          <w:right w:val="nil"/>
          <w:between w:val="nil"/>
        </w:pBdr>
        <w:spacing w:after="0" w:line="240" w:lineRule="auto"/>
        <w:rPr>
          <w:color w:val="000000"/>
          <w:highlight w:val="yellow"/>
        </w:rPr>
      </w:pPr>
      <w:r>
        <w:rPr>
          <w:color w:val="000000"/>
          <w:highlight w:val="yellow"/>
        </w:rPr>
        <w:t>License of occupation </w:t>
      </w:r>
    </w:p>
    <w:p w14:paraId="2F195CF4" w14:textId="77777777" w:rsidR="00022D51" w:rsidRDefault="007E42F7">
      <w:pPr>
        <w:numPr>
          <w:ilvl w:val="1"/>
          <w:numId w:val="13"/>
        </w:numPr>
        <w:pBdr>
          <w:top w:val="nil"/>
          <w:left w:val="nil"/>
          <w:bottom w:val="nil"/>
          <w:right w:val="nil"/>
          <w:between w:val="nil"/>
        </w:pBdr>
        <w:spacing w:after="0" w:line="240" w:lineRule="auto"/>
        <w:rPr>
          <w:color w:val="000000"/>
          <w:highlight w:val="yellow"/>
        </w:rPr>
      </w:pPr>
      <w:r>
        <w:rPr>
          <w:color w:val="000000"/>
          <w:highlight w:val="yellow"/>
        </w:rPr>
        <w:t>Need to meet certain aspects to maintain license </w:t>
      </w:r>
    </w:p>
    <w:p w14:paraId="2F195CF5" w14:textId="77777777" w:rsidR="00022D51" w:rsidRDefault="007E42F7">
      <w:pPr>
        <w:numPr>
          <w:ilvl w:val="1"/>
          <w:numId w:val="13"/>
        </w:numPr>
        <w:pBdr>
          <w:top w:val="nil"/>
          <w:left w:val="nil"/>
          <w:bottom w:val="nil"/>
          <w:right w:val="nil"/>
          <w:between w:val="nil"/>
        </w:pBdr>
        <w:spacing w:after="0" w:line="240" w:lineRule="auto"/>
        <w:rPr>
          <w:color w:val="000000"/>
          <w:highlight w:val="yellow"/>
        </w:rPr>
      </w:pPr>
      <w:r>
        <w:rPr>
          <w:color w:val="000000"/>
          <w:highlight w:val="yellow"/>
        </w:rPr>
        <w:t>We are behind only on our business plan, today’s work </w:t>
      </w:r>
    </w:p>
    <w:p w14:paraId="2F195CF6" w14:textId="77777777" w:rsidR="00022D51" w:rsidRDefault="00022D51">
      <w:pPr>
        <w:spacing w:after="120"/>
        <w:ind w:left="0"/>
        <w:rPr>
          <w:highlight w:val="yellow"/>
        </w:rPr>
      </w:pPr>
    </w:p>
    <w:p w14:paraId="2F195CF7" w14:textId="77777777" w:rsidR="00022D51" w:rsidRDefault="007E42F7">
      <w:pPr>
        <w:pStyle w:val="Heading2"/>
        <w:numPr>
          <w:ilvl w:val="1"/>
          <w:numId w:val="10"/>
        </w:numPr>
        <w:ind w:left="1080" w:hanging="720"/>
      </w:pPr>
      <w:bookmarkStart w:id="179" w:name="_4f1mdlm" w:colFirst="0" w:colLast="0"/>
      <w:bookmarkEnd w:id="179"/>
      <w:commentRangeStart w:id="180"/>
      <w:r>
        <w:t xml:space="preserve">Lifecycle Maintenance Plan  </w:t>
      </w:r>
      <w:commentRangeEnd w:id="180"/>
      <w:r>
        <w:rPr>
          <w:rStyle w:val="CommentReference"/>
          <w:sz w:val="28"/>
          <w:szCs w:val="28"/>
        </w:rPr>
        <w:commentReference w:id="180"/>
      </w:r>
    </w:p>
    <w:p w14:paraId="2F195CF8" w14:textId="77777777" w:rsidR="00022D51" w:rsidRDefault="007E42F7">
      <w:pPr>
        <w:spacing w:after="120"/>
      </w:pPr>
      <w:r>
        <w:t>The facilities that have been developed on lands leased from the City of Calgary are part of a lifecycle and maintenance planning process that is set-out by the City of Calgary. This process defines inspection, planning, and reporting requirements for assets that occupy City of Calgary lands.  The last update to the Lifecycle Plan was completed in</w:t>
      </w:r>
      <w:r>
        <w:rPr>
          <w:highlight w:val="yellow"/>
        </w:rPr>
        <w:t xml:space="preserve"> YYYY2022.   </w:t>
      </w:r>
      <w:r>
        <w:t xml:space="preserve">Refer to appendix </w:t>
      </w:r>
      <w:r>
        <w:rPr>
          <w:highlight w:val="yellow"/>
        </w:rPr>
        <w:t>XX</w:t>
      </w:r>
      <w:r>
        <w:t xml:space="preserve"> for the facility lifecycle maintenance plan.  </w:t>
      </w:r>
      <w:ins w:id="181" w:author="Planning &amp; Dev, RRROCA" w:date="2023-10-03T19:01:00Z">
        <w:r>
          <w:t xml:space="preserve">Has Amanda given us access to the </w:t>
        </w:r>
        <w:r>
          <w:t>Life Cycle</w:t>
        </w:r>
        <w:r>
          <w:t xml:space="preserve"> Assessment Plan?</w:t>
        </w:r>
      </w:ins>
      <w:r>
        <w:t xml:space="preserve">  </w:t>
      </w:r>
    </w:p>
    <w:p w14:paraId="2F195CF9" w14:textId="77777777" w:rsidR="00022D51" w:rsidRDefault="007E42F7">
      <w:pPr>
        <w:pStyle w:val="Heading2"/>
        <w:numPr>
          <w:ilvl w:val="2"/>
          <w:numId w:val="10"/>
        </w:numPr>
      </w:pPr>
      <w:bookmarkStart w:id="182" w:name="_2u6wntf" w:colFirst="0" w:colLast="0"/>
      <w:bookmarkEnd w:id="182"/>
      <w:r>
        <w:t xml:space="preserve">Annual Facility Maintenance: </w:t>
      </w:r>
    </w:p>
    <w:p w14:paraId="2F195CFA" w14:textId="77777777" w:rsidR="00022D51" w:rsidRDefault="007E42F7">
      <w:pPr>
        <w:spacing w:after="120"/>
        <w:rPr>
          <w:highlight w:val="yellow"/>
        </w:rPr>
      </w:pPr>
      <w:r>
        <w:rPr>
          <w:highlight w:val="yellow"/>
        </w:rPr>
        <w:t xml:space="preserve">The RRROCA park facility is a year-round, multigenerational family community park. The park includes an outdoor hockey rink, pleasure skating rink, a fitness course, park furnishing and community garden and is relatively low maintenance; however an account has been set up  for facility repairs and a budget line included in the annual budget. </w:t>
      </w:r>
    </w:p>
    <w:p w14:paraId="2F195CFB" w14:textId="77777777" w:rsidR="00022D51" w:rsidRDefault="007E42F7">
      <w:pPr>
        <w:spacing w:after="120"/>
        <w:rPr>
          <w:highlight w:val="yellow"/>
        </w:rPr>
      </w:pPr>
      <w:r>
        <w:rPr>
          <w:highlight w:val="yellow"/>
        </w:rPr>
        <w:t xml:space="preserve">A reserve fund for future major repairs will be set up as a restricted account.  It is estimated that saving $500 per annum for this reserve fund will ensure maintenance funds are available. </w:t>
      </w:r>
    </w:p>
    <w:p w14:paraId="2F195CFC" w14:textId="77777777" w:rsidR="00022D51" w:rsidRDefault="007E42F7">
      <w:pPr>
        <w:spacing w:after="120"/>
        <w:rPr>
          <w:highlight w:val="yellow"/>
        </w:rPr>
      </w:pPr>
      <w:r>
        <w:rPr>
          <w:highlight w:val="yellow"/>
        </w:rPr>
        <w:t xml:space="preserve">The following items have been considered for an annual budget: </w:t>
      </w:r>
    </w:p>
    <w:p w14:paraId="2F195CFD" w14:textId="77777777" w:rsidR="00022D51" w:rsidRDefault="00022D51">
      <w:pPr>
        <w:spacing w:after="0"/>
        <w:ind w:left="-5" w:right="11"/>
      </w:pPr>
    </w:p>
    <w:tbl>
      <w:tblPr>
        <w:tblStyle w:val="a1"/>
        <w:tblW w:w="6434" w:type="dxa"/>
        <w:tblInd w:w="1462" w:type="dxa"/>
        <w:tblLayout w:type="fixed"/>
        <w:tblLook w:val="0400" w:firstRow="0" w:lastRow="0" w:firstColumn="0" w:lastColumn="0" w:noHBand="0" w:noVBand="1"/>
      </w:tblPr>
      <w:tblGrid>
        <w:gridCol w:w="5352"/>
        <w:gridCol w:w="1082"/>
      </w:tblGrid>
      <w:tr w:rsidR="00022D51" w14:paraId="2F195D00"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CFE" w14:textId="77777777" w:rsidR="00022D51" w:rsidRDefault="007E42F7">
            <w:pPr>
              <w:spacing w:line="259" w:lineRule="auto"/>
              <w:ind w:left="0"/>
            </w:pPr>
            <w:commentRangeStart w:id="183"/>
            <w:r>
              <w:rPr>
                <w:b/>
                <w:bCs/>
              </w:rPr>
              <w:t xml:space="preserve">Annual Expense Item  </w:t>
            </w:r>
            <w:commentRangeEnd w:id="183"/>
            <w:r>
              <w:rPr>
                <w:rStyle w:val="CommentReference"/>
                <w:sz w:val="24"/>
                <w:szCs w:val="24"/>
              </w:rPr>
              <w:commentReference w:id="183"/>
            </w:r>
          </w:p>
        </w:tc>
        <w:tc>
          <w:tcPr>
            <w:tcW w:w="1082" w:type="dxa"/>
            <w:tcBorders>
              <w:top w:val="single" w:sz="4" w:space="0" w:color="000000"/>
              <w:left w:val="single" w:sz="4" w:space="0" w:color="000000"/>
              <w:bottom w:val="single" w:sz="4" w:space="0" w:color="000000"/>
              <w:right w:val="single" w:sz="4" w:space="0" w:color="000000"/>
            </w:tcBorders>
          </w:tcPr>
          <w:p w14:paraId="2F195CFF" w14:textId="77777777" w:rsidR="00022D51" w:rsidRDefault="007E42F7">
            <w:pPr>
              <w:spacing w:line="259" w:lineRule="auto"/>
              <w:ind w:left="0" w:right="66"/>
              <w:jc w:val="right"/>
            </w:pPr>
            <w:r>
              <w:rPr>
                <w:b/>
                <w:bCs/>
              </w:rPr>
              <w:t xml:space="preserve">Cost </w:t>
            </w:r>
          </w:p>
        </w:tc>
      </w:tr>
      <w:tr w:rsidR="00022D51" w14:paraId="2F195D03"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D01" w14:textId="77777777" w:rsidR="00022D51" w:rsidRDefault="007E42F7">
            <w:pPr>
              <w:spacing w:line="259" w:lineRule="auto"/>
              <w:ind w:left="0"/>
            </w:pPr>
            <w:r>
              <w:t xml:space="preserve">Sept - Oct sweeper / blower maintenance. </w:t>
            </w:r>
          </w:p>
        </w:tc>
        <w:tc>
          <w:tcPr>
            <w:tcW w:w="1082" w:type="dxa"/>
            <w:tcBorders>
              <w:top w:val="single" w:sz="4" w:space="0" w:color="000000"/>
              <w:left w:val="single" w:sz="4" w:space="0" w:color="000000"/>
              <w:bottom w:val="single" w:sz="4" w:space="0" w:color="000000"/>
              <w:right w:val="single" w:sz="4" w:space="0" w:color="000000"/>
            </w:tcBorders>
          </w:tcPr>
          <w:p w14:paraId="2F195D02" w14:textId="77777777" w:rsidR="00022D51" w:rsidRDefault="007E42F7">
            <w:pPr>
              <w:spacing w:line="259" w:lineRule="auto"/>
              <w:ind w:left="0"/>
              <w:jc w:val="both"/>
            </w:pPr>
            <w:r>
              <w:t xml:space="preserve">$450.00 </w:t>
            </w:r>
          </w:p>
        </w:tc>
      </w:tr>
      <w:tr w:rsidR="00022D51" w14:paraId="2F195D06"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D04" w14:textId="77777777" w:rsidR="00022D51" w:rsidRDefault="007E42F7">
            <w:pPr>
              <w:spacing w:line="259" w:lineRule="auto"/>
              <w:ind w:left="0"/>
            </w:pPr>
            <w:r>
              <w:t xml:space="preserve">Landscape maintenance </w:t>
            </w:r>
          </w:p>
        </w:tc>
        <w:tc>
          <w:tcPr>
            <w:tcW w:w="1082" w:type="dxa"/>
            <w:tcBorders>
              <w:top w:val="single" w:sz="4" w:space="0" w:color="000000"/>
              <w:left w:val="single" w:sz="4" w:space="0" w:color="000000"/>
              <w:bottom w:val="single" w:sz="4" w:space="0" w:color="000000"/>
              <w:right w:val="single" w:sz="4" w:space="0" w:color="000000"/>
            </w:tcBorders>
          </w:tcPr>
          <w:p w14:paraId="2F195D05" w14:textId="77777777" w:rsidR="00022D51" w:rsidRDefault="007E42F7">
            <w:pPr>
              <w:spacing w:line="259" w:lineRule="auto"/>
              <w:ind w:left="0" w:right="65"/>
              <w:jc w:val="right"/>
            </w:pPr>
            <w:r>
              <w:t xml:space="preserve">$3,100 </w:t>
            </w:r>
          </w:p>
        </w:tc>
      </w:tr>
      <w:tr w:rsidR="00022D51" w14:paraId="2F195D09" w14:textId="77777777">
        <w:trPr>
          <w:trHeight w:val="288"/>
        </w:trPr>
        <w:tc>
          <w:tcPr>
            <w:tcW w:w="5352" w:type="dxa"/>
            <w:tcBorders>
              <w:top w:val="single" w:sz="4" w:space="0" w:color="000000"/>
              <w:left w:val="single" w:sz="4" w:space="0" w:color="000000"/>
              <w:bottom w:val="single" w:sz="4" w:space="0" w:color="000000"/>
              <w:right w:val="single" w:sz="4" w:space="0" w:color="000000"/>
            </w:tcBorders>
          </w:tcPr>
          <w:p w14:paraId="2F195D07" w14:textId="77777777" w:rsidR="00022D51" w:rsidRDefault="007E42F7">
            <w:pPr>
              <w:spacing w:line="259" w:lineRule="auto"/>
              <w:ind w:left="0"/>
            </w:pPr>
            <w:r>
              <w:t xml:space="preserve">Fuel and Oil for Sweepers/blower </w:t>
            </w:r>
          </w:p>
        </w:tc>
        <w:tc>
          <w:tcPr>
            <w:tcW w:w="1082" w:type="dxa"/>
            <w:tcBorders>
              <w:top w:val="single" w:sz="4" w:space="0" w:color="000000"/>
              <w:left w:val="single" w:sz="4" w:space="0" w:color="000000"/>
              <w:bottom w:val="single" w:sz="4" w:space="0" w:color="000000"/>
              <w:right w:val="single" w:sz="4" w:space="0" w:color="000000"/>
            </w:tcBorders>
          </w:tcPr>
          <w:p w14:paraId="2F195D08" w14:textId="77777777" w:rsidR="00022D51" w:rsidRDefault="007E42F7">
            <w:pPr>
              <w:spacing w:line="259" w:lineRule="auto"/>
              <w:ind w:left="0" w:right="65"/>
              <w:jc w:val="right"/>
            </w:pPr>
            <w:r>
              <w:t xml:space="preserve">$85 </w:t>
            </w:r>
          </w:p>
        </w:tc>
      </w:tr>
      <w:tr w:rsidR="00022D51" w14:paraId="2F195D0C"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D0A" w14:textId="77777777" w:rsidR="00022D51" w:rsidRDefault="007E42F7">
            <w:pPr>
              <w:spacing w:line="259" w:lineRule="auto"/>
              <w:ind w:left="0"/>
            </w:pPr>
            <w:r>
              <w:t xml:space="preserve">Sports and fitness maintenance </w:t>
            </w:r>
          </w:p>
        </w:tc>
        <w:tc>
          <w:tcPr>
            <w:tcW w:w="1082" w:type="dxa"/>
            <w:tcBorders>
              <w:top w:val="single" w:sz="4" w:space="0" w:color="000000"/>
              <w:left w:val="single" w:sz="4" w:space="0" w:color="000000"/>
              <w:bottom w:val="single" w:sz="4" w:space="0" w:color="000000"/>
              <w:right w:val="single" w:sz="4" w:space="0" w:color="000000"/>
            </w:tcBorders>
          </w:tcPr>
          <w:p w14:paraId="2F195D0B" w14:textId="77777777" w:rsidR="00022D51" w:rsidRDefault="007E42F7">
            <w:pPr>
              <w:spacing w:line="259" w:lineRule="auto"/>
              <w:ind w:left="0" w:right="65"/>
              <w:jc w:val="right"/>
            </w:pPr>
            <w:r>
              <w:t xml:space="preserve">$250 </w:t>
            </w:r>
          </w:p>
        </w:tc>
      </w:tr>
      <w:tr w:rsidR="00022D51" w14:paraId="2F195D0F"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D0D" w14:textId="77777777" w:rsidR="00022D51" w:rsidRDefault="007E42F7">
            <w:pPr>
              <w:spacing w:line="259" w:lineRule="auto"/>
              <w:ind w:left="0"/>
            </w:pPr>
            <w:r>
              <w:t xml:space="preserve">Metered water </w:t>
            </w:r>
          </w:p>
        </w:tc>
        <w:tc>
          <w:tcPr>
            <w:tcW w:w="1082" w:type="dxa"/>
            <w:tcBorders>
              <w:top w:val="single" w:sz="4" w:space="0" w:color="000000"/>
              <w:left w:val="single" w:sz="4" w:space="0" w:color="000000"/>
              <w:bottom w:val="single" w:sz="4" w:space="0" w:color="000000"/>
              <w:right w:val="single" w:sz="4" w:space="0" w:color="000000"/>
            </w:tcBorders>
          </w:tcPr>
          <w:p w14:paraId="2F195D0E" w14:textId="77777777" w:rsidR="00022D51" w:rsidRDefault="007E42F7">
            <w:pPr>
              <w:spacing w:line="259" w:lineRule="auto"/>
              <w:ind w:left="0" w:right="65"/>
              <w:jc w:val="right"/>
            </w:pPr>
            <w:r>
              <w:t xml:space="preserve">$300 </w:t>
            </w:r>
          </w:p>
        </w:tc>
      </w:tr>
      <w:tr w:rsidR="00022D51" w14:paraId="2F195D12"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D10" w14:textId="77777777" w:rsidR="00022D51" w:rsidRDefault="007E42F7">
            <w:pPr>
              <w:spacing w:line="259" w:lineRule="auto"/>
              <w:ind w:left="0"/>
            </w:pPr>
            <w:r>
              <w:t xml:space="preserve">Metered electrical power </w:t>
            </w:r>
          </w:p>
        </w:tc>
        <w:tc>
          <w:tcPr>
            <w:tcW w:w="1082" w:type="dxa"/>
            <w:tcBorders>
              <w:top w:val="single" w:sz="4" w:space="0" w:color="000000"/>
              <w:left w:val="single" w:sz="4" w:space="0" w:color="000000"/>
              <w:bottom w:val="single" w:sz="4" w:space="0" w:color="000000"/>
              <w:right w:val="single" w:sz="4" w:space="0" w:color="000000"/>
            </w:tcBorders>
          </w:tcPr>
          <w:p w14:paraId="2F195D11" w14:textId="77777777" w:rsidR="00022D51" w:rsidRDefault="007E42F7">
            <w:pPr>
              <w:spacing w:line="259" w:lineRule="auto"/>
              <w:ind w:left="0" w:right="65"/>
              <w:jc w:val="right"/>
            </w:pPr>
            <w:r>
              <w:t xml:space="preserve">$200 </w:t>
            </w:r>
          </w:p>
        </w:tc>
      </w:tr>
      <w:tr w:rsidR="00022D51" w14:paraId="2F195D15" w14:textId="77777777">
        <w:trPr>
          <w:trHeight w:val="286"/>
        </w:trPr>
        <w:tc>
          <w:tcPr>
            <w:tcW w:w="5352" w:type="dxa"/>
            <w:tcBorders>
              <w:top w:val="single" w:sz="4" w:space="0" w:color="000000"/>
              <w:left w:val="single" w:sz="4" w:space="0" w:color="000000"/>
              <w:bottom w:val="single" w:sz="4" w:space="0" w:color="000000"/>
              <w:right w:val="single" w:sz="4" w:space="0" w:color="000000"/>
            </w:tcBorders>
          </w:tcPr>
          <w:p w14:paraId="2F195D13" w14:textId="77777777" w:rsidR="00022D51" w:rsidRDefault="007E42F7">
            <w:pPr>
              <w:spacing w:line="259" w:lineRule="auto"/>
              <w:ind w:left="0"/>
            </w:pPr>
            <w:r>
              <w:t xml:space="preserve">Minor Dasher Board repairs </w:t>
            </w:r>
          </w:p>
        </w:tc>
        <w:tc>
          <w:tcPr>
            <w:tcW w:w="1082" w:type="dxa"/>
            <w:tcBorders>
              <w:top w:val="single" w:sz="4" w:space="0" w:color="000000"/>
              <w:left w:val="single" w:sz="4" w:space="0" w:color="000000"/>
              <w:bottom w:val="single" w:sz="4" w:space="0" w:color="000000"/>
              <w:right w:val="single" w:sz="4" w:space="0" w:color="000000"/>
            </w:tcBorders>
          </w:tcPr>
          <w:p w14:paraId="2F195D14" w14:textId="77777777" w:rsidR="00022D51" w:rsidRDefault="007E42F7">
            <w:pPr>
              <w:spacing w:line="259" w:lineRule="auto"/>
              <w:ind w:left="0" w:right="65"/>
              <w:jc w:val="right"/>
            </w:pPr>
            <w:r>
              <w:t xml:space="preserve">$50 </w:t>
            </w:r>
          </w:p>
        </w:tc>
      </w:tr>
      <w:tr w:rsidR="00022D51" w14:paraId="2F195D18" w14:textId="77777777">
        <w:trPr>
          <w:trHeight w:val="288"/>
        </w:trPr>
        <w:tc>
          <w:tcPr>
            <w:tcW w:w="5352" w:type="dxa"/>
            <w:tcBorders>
              <w:top w:val="single" w:sz="4" w:space="0" w:color="000000"/>
              <w:left w:val="single" w:sz="4" w:space="0" w:color="000000"/>
              <w:bottom w:val="single" w:sz="4" w:space="0" w:color="000000"/>
              <w:right w:val="single" w:sz="4" w:space="0" w:color="000000"/>
            </w:tcBorders>
          </w:tcPr>
          <w:p w14:paraId="2F195D16" w14:textId="77777777" w:rsidR="00022D51" w:rsidRDefault="007E42F7">
            <w:pPr>
              <w:spacing w:line="259" w:lineRule="auto"/>
              <w:ind w:left="0"/>
            </w:pPr>
            <w:r>
              <w:rPr>
                <w:b/>
                <w:bCs/>
              </w:rPr>
              <w:t xml:space="preserve">Total Per Annum Support Costs </w:t>
            </w:r>
          </w:p>
        </w:tc>
        <w:tc>
          <w:tcPr>
            <w:tcW w:w="1082" w:type="dxa"/>
            <w:tcBorders>
              <w:top w:val="single" w:sz="4" w:space="0" w:color="000000"/>
              <w:left w:val="single" w:sz="4" w:space="0" w:color="000000"/>
              <w:bottom w:val="single" w:sz="4" w:space="0" w:color="000000"/>
              <w:right w:val="single" w:sz="4" w:space="0" w:color="000000"/>
            </w:tcBorders>
          </w:tcPr>
          <w:p w14:paraId="2F195D17" w14:textId="77777777" w:rsidR="00022D51" w:rsidRDefault="007E42F7">
            <w:pPr>
              <w:spacing w:line="259" w:lineRule="auto"/>
              <w:ind w:left="0" w:right="65"/>
              <w:jc w:val="right"/>
            </w:pPr>
            <w:r>
              <w:rPr>
                <w:b/>
                <w:bCs/>
              </w:rPr>
              <w:t xml:space="preserve">$4,435 </w:t>
            </w:r>
          </w:p>
        </w:tc>
      </w:tr>
    </w:tbl>
    <w:p w14:paraId="2F195D19" w14:textId="77777777" w:rsidR="00022D51" w:rsidRDefault="00022D51">
      <w:pPr>
        <w:spacing w:after="0" w:line="267" w:lineRule="auto"/>
        <w:rPr>
          <w:rFonts w:ascii="Cambria" w:eastAsia="Cambria" w:hAnsi="Cambria" w:cs="Cambria"/>
          <w:b/>
          <w:bCs/>
          <w:sz w:val="28"/>
          <w:szCs w:val="28"/>
        </w:rPr>
      </w:pPr>
    </w:p>
    <w:p w14:paraId="2F195D1A" w14:textId="77777777" w:rsidR="00022D51" w:rsidRDefault="007E42F7">
      <w:pPr>
        <w:pStyle w:val="Heading2"/>
        <w:numPr>
          <w:ilvl w:val="2"/>
          <w:numId w:val="10"/>
        </w:numPr>
      </w:pPr>
      <w:bookmarkStart w:id="184" w:name="_19c6y18" w:colFirst="0" w:colLast="0"/>
      <w:bookmarkEnd w:id="184"/>
      <w:r>
        <w:t xml:space="preserve">Annual Landscape Maintenance: </w:t>
      </w:r>
    </w:p>
    <w:p w14:paraId="2F195D1B" w14:textId="77777777" w:rsidR="00022D51" w:rsidRDefault="007E42F7">
      <w:pPr>
        <w:spacing w:after="120"/>
        <w:rPr>
          <w:highlight w:val="yellow"/>
        </w:rPr>
      </w:pPr>
      <w:r>
        <w:rPr>
          <w:highlight w:val="yellow"/>
        </w:rPr>
        <w:t xml:space="preserve">The LOC Area (leased from City of Calgary) requires grass cutting and other landscape care. The scope of maintenance includes  a rink, the leisure free-skate area, fitness course, picnic areas, parking lot and adjoining pathways.  Over the past years the maintence is carried out by community volunteers under the supervision of the board. the existing trees and seasonal annual irrigation operations are carried out by qualified professionals.  </w:t>
      </w:r>
    </w:p>
    <w:p w14:paraId="2F195D1C" w14:textId="77777777" w:rsidR="00022D51" w:rsidRDefault="007E42F7">
      <w:pPr>
        <w:pStyle w:val="Heading2"/>
        <w:numPr>
          <w:ilvl w:val="2"/>
          <w:numId w:val="10"/>
        </w:numPr>
      </w:pPr>
      <w:bookmarkStart w:id="185" w:name="_3tbugp1" w:colFirst="0" w:colLast="0"/>
      <w:bookmarkEnd w:id="185"/>
      <w:r>
        <w:t xml:space="preserve">Long Term Facility Maintenance: </w:t>
      </w:r>
    </w:p>
    <w:p w14:paraId="2F195D1D" w14:textId="77777777" w:rsidR="00022D51" w:rsidRDefault="007E42F7">
      <w:pPr>
        <w:spacing w:after="120"/>
        <w:rPr>
          <w:highlight w:val="yellow"/>
        </w:rPr>
      </w:pPr>
      <w:r>
        <w:rPr>
          <w:highlight w:val="yellow"/>
        </w:rPr>
        <w:t xml:space="preserve">Over a period of a few years the rink backing boards and frames will require painting to protect boards and structure. This longer term cost for the hockey rink, equipment, and associated facilities is expected to be of the order of $800 every 5 years. This can be budgeted as an annual lay-away of $160, but future funding for upkeep will be requested via the many grant organizations available and our local sponsors who will be able to advertise on the dasher boards. </w:t>
      </w:r>
    </w:p>
    <w:p w14:paraId="2F195D1E" w14:textId="77777777" w:rsidR="00022D51" w:rsidRDefault="007E42F7">
      <w:pPr>
        <w:pStyle w:val="Heading2"/>
        <w:numPr>
          <w:ilvl w:val="2"/>
          <w:numId w:val="10"/>
        </w:numPr>
      </w:pPr>
      <w:bookmarkStart w:id="186" w:name="_28h4qwu" w:colFirst="0" w:colLast="0"/>
      <w:bookmarkEnd w:id="186"/>
      <w:r>
        <w:t xml:space="preserve">Total of all Maintenance Costs </w:t>
      </w:r>
    </w:p>
    <w:p w14:paraId="2F195D1F" w14:textId="77777777" w:rsidR="00022D51" w:rsidRDefault="007E42F7">
      <w:pPr>
        <w:spacing w:after="120"/>
        <w:rPr>
          <w:highlight w:val="yellow"/>
        </w:rPr>
      </w:pPr>
      <w:r>
        <w:rPr>
          <w:highlight w:val="yellow"/>
        </w:rPr>
        <w:t xml:space="preserve">The projected annual costs for maintaining the LOC and the facilities intended to be built on is shown in the table below. </w:t>
      </w:r>
    </w:p>
    <w:tbl>
      <w:tblPr>
        <w:tblStyle w:val="a2"/>
        <w:tblW w:w="7877" w:type="dxa"/>
        <w:tblInd w:w="742" w:type="dxa"/>
        <w:tblLayout w:type="fixed"/>
        <w:tblLook w:val="0400" w:firstRow="0" w:lastRow="0" w:firstColumn="0" w:lastColumn="0" w:noHBand="0" w:noVBand="1"/>
      </w:tblPr>
      <w:tblGrid>
        <w:gridCol w:w="5986"/>
        <w:gridCol w:w="1891"/>
      </w:tblGrid>
      <w:tr w:rsidR="00022D51" w14:paraId="2F195D22" w14:textId="77777777">
        <w:trPr>
          <w:trHeight w:val="286"/>
        </w:trPr>
        <w:tc>
          <w:tcPr>
            <w:tcW w:w="5986" w:type="dxa"/>
            <w:tcBorders>
              <w:top w:val="single" w:sz="4" w:space="0" w:color="000000"/>
              <w:left w:val="single" w:sz="4" w:space="0" w:color="000000"/>
              <w:bottom w:val="single" w:sz="4" w:space="0" w:color="000000"/>
              <w:right w:val="single" w:sz="4" w:space="0" w:color="000000"/>
            </w:tcBorders>
          </w:tcPr>
          <w:p w14:paraId="2F195D20" w14:textId="77777777" w:rsidR="00022D51" w:rsidRDefault="007E42F7">
            <w:pPr>
              <w:spacing w:line="259" w:lineRule="auto"/>
              <w:ind w:left="0"/>
            </w:pPr>
            <w:commentRangeStart w:id="187"/>
            <w:r>
              <w:rPr>
                <w:b/>
                <w:bCs/>
              </w:rPr>
              <w:t xml:space="preserve">Maintenance Item </w:t>
            </w:r>
            <w:commentRangeEnd w:id="187"/>
            <w:r>
              <w:rPr>
                <w:rStyle w:val="CommentReference"/>
                <w:sz w:val="24"/>
                <w:szCs w:val="24"/>
              </w:rPr>
              <w:commentReference w:id="187"/>
            </w:r>
          </w:p>
        </w:tc>
        <w:tc>
          <w:tcPr>
            <w:tcW w:w="1891" w:type="dxa"/>
            <w:tcBorders>
              <w:top w:val="single" w:sz="4" w:space="0" w:color="000000"/>
              <w:left w:val="single" w:sz="4" w:space="0" w:color="000000"/>
              <w:bottom w:val="single" w:sz="4" w:space="0" w:color="000000"/>
              <w:right w:val="single" w:sz="4" w:space="0" w:color="000000"/>
            </w:tcBorders>
          </w:tcPr>
          <w:p w14:paraId="2F195D21" w14:textId="77777777" w:rsidR="00022D51" w:rsidRDefault="007E42F7">
            <w:pPr>
              <w:spacing w:line="259" w:lineRule="auto"/>
              <w:ind w:left="0"/>
            </w:pPr>
            <w:r>
              <w:rPr>
                <w:b/>
                <w:bCs/>
              </w:rPr>
              <w:t xml:space="preserve">Annual Cost </w:t>
            </w:r>
          </w:p>
        </w:tc>
      </w:tr>
      <w:tr w:rsidR="00022D51" w14:paraId="2F195D25" w14:textId="77777777">
        <w:trPr>
          <w:trHeight w:val="286"/>
        </w:trPr>
        <w:tc>
          <w:tcPr>
            <w:tcW w:w="5986" w:type="dxa"/>
            <w:tcBorders>
              <w:top w:val="single" w:sz="4" w:space="0" w:color="000000"/>
              <w:left w:val="single" w:sz="4" w:space="0" w:color="000000"/>
              <w:bottom w:val="single" w:sz="4" w:space="0" w:color="000000"/>
              <w:right w:val="single" w:sz="4" w:space="0" w:color="000000"/>
            </w:tcBorders>
          </w:tcPr>
          <w:p w14:paraId="2F195D23" w14:textId="77777777" w:rsidR="00022D51" w:rsidRDefault="007E42F7">
            <w:pPr>
              <w:spacing w:line="259" w:lineRule="auto"/>
              <w:ind w:left="0"/>
            </w:pPr>
            <w:r>
              <w:t xml:space="preserve">General park and rink </w:t>
            </w:r>
          </w:p>
        </w:tc>
        <w:tc>
          <w:tcPr>
            <w:tcW w:w="1891" w:type="dxa"/>
            <w:tcBorders>
              <w:top w:val="single" w:sz="4" w:space="0" w:color="000000"/>
              <w:left w:val="single" w:sz="4" w:space="0" w:color="000000"/>
              <w:bottom w:val="single" w:sz="4" w:space="0" w:color="000000"/>
              <w:right w:val="single" w:sz="4" w:space="0" w:color="000000"/>
            </w:tcBorders>
          </w:tcPr>
          <w:p w14:paraId="2F195D24" w14:textId="77777777" w:rsidR="00022D51" w:rsidRDefault="007E42F7">
            <w:pPr>
              <w:spacing w:line="259" w:lineRule="auto"/>
              <w:ind w:left="0"/>
            </w:pPr>
            <w:r>
              <w:t xml:space="preserve">$4,435 </w:t>
            </w:r>
          </w:p>
        </w:tc>
      </w:tr>
      <w:tr w:rsidR="00022D51" w14:paraId="2F195D28" w14:textId="77777777">
        <w:trPr>
          <w:trHeight w:val="286"/>
        </w:trPr>
        <w:tc>
          <w:tcPr>
            <w:tcW w:w="5986" w:type="dxa"/>
            <w:tcBorders>
              <w:top w:val="single" w:sz="4" w:space="0" w:color="000000"/>
              <w:left w:val="single" w:sz="4" w:space="0" w:color="000000"/>
              <w:bottom w:val="single" w:sz="4" w:space="0" w:color="000000"/>
              <w:right w:val="single" w:sz="4" w:space="0" w:color="000000"/>
            </w:tcBorders>
          </w:tcPr>
          <w:p w14:paraId="2F195D26" w14:textId="77777777" w:rsidR="00022D51" w:rsidRDefault="007E42F7">
            <w:pPr>
              <w:spacing w:line="259" w:lineRule="auto"/>
              <w:ind w:left="0"/>
            </w:pPr>
            <w:r>
              <w:t xml:space="preserve">Amortised long term maintenance (life cycle reserve) </w:t>
            </w:r>
          </w:p>
        </w:tc>
        <w:tc>
          <w:tcPr>
            <w:tcW w:w="1891" w:type="dxa"/>
            <w:tcBorders>
              <w:top w:val="single" w:sz="4" w:space="0" w:color="000000"/>
              <w:left w:val="single" w:sz="4" w:space="0" w:color="000000"/>
              <w:bottom w:val="single" w:sz="4" w:space="0" w:color="000000"/>
              <w:right w:val="single" w:sz="4" w:space="0" w:color="000000"/>
            </w:tcBorders>
          </w:tcPr>
          <w:p w14:paraId="2F195D27" w14:textId="77777777" w:rsidR="00022D51" w:rsidRDefault="007E42F7">
            <w:pPr>
              <w:spacing w:line="259" w:lineRule="auto"/>
              <w:ind w:left="0"/>
            </w:pPr>
            <w:r>
              <w:t xml:space="preserve">$  300 </w:t>
            </w:r>
          </w:p>
        </w:tc>
      </w:tr>
      <w:tr w:rsidR="00022D51" w14:paraId="2F195D2B" w14:textId="77777777">
        <w:trPr>
          <w:trHeight w:val="288"/>
        </w:trPr>
        <w:tc>
          <w:tcPr>
            <w:tcW w:w="5986" w:type="dxa"/>
            <w:tcBorders>
              <w:top w:val="single" w:sz="4" w:space="0" w:color="000000"/>
              <w:left w:val="single" w:sz="4" w:space="0" w:color="000000"/>
              <w:bottom w:val="single" w:sz="4" w:space="0" w:color="000000"/>
              <w:right w:val="single" w:sz="4" w:space="0" w:color="000000"/>
            </w:tcBorders>
          </w:tcPr>
          <w:p w14:paraId="2F195D29" w14:textId="77777777" w:rsidR="00022D51" w:rsidRDefault="007E42F7">
            <w:pPr>
              <w:spacing w:line="259" w:lineRule="auto"/>
              <w:ind w:left="0"/>
            </w:pPr>
            <w:r>
              <w:rPr>
                <w:b/>
                <w:bCs/>
              </w:rPr>
              <w:t xml:space="preserve">Total </w:t>
            </w:r>
          </w:p>
        </w:tc>
        <w:tc>
          <w:tcPr>
            <w:tcW w:w="1891" w:type="dxa"/>
            <w:tcBorders>
              <w:top w:val="single" w:sz="4" w:space="0" w:color="000000"/>
              <w:left w:val="single" w:sz="4" w:space="0" w:color="000000"/>
              <w:bottom w:val="single" w:sz="4" w:space="0" w:color="000000"/>
              <w:right w:val="single" w:sz="4" w:space="0" w:color="000000"/>
            </w:tcBorders>
          </w:tcPr>
          <w:p w14:paraId="2F195D2A" w14:textId="77777777" w:rsidR="00022D51" w:rsidRDefault="007E42F7">
            <w:pPr>
              <w:spacing w:line="259" w:lineRule="auto"/>
              <w:ind w:left="0"/>
            </w:pPr>
            <w:r>
              <w:rPr>
                <w:b/>
                <w:bCs/>
              </w:rPr>
              <w:t xml:space="preserve">$ 4,735 </w:t>
            </w:r>
          </w:p>
        </w:tc>
      </w:tr>
    </w:tbl>
    <w:p w14:paraId="2F195D2C" w14:textId="77777777" w:rsidR="00022D51" w:rsidRDefault="007E42F7">
      <w:pPr>
        <w:spacing w:after="0" w:line="259" w:lineRule="auto"/>
        <w:ind w:left="0"/>
      </w:pPr>
      <w:r>
        <w:t xml:space="preserve"> </w:t>
      </w:r>
    </w:p>
    <w:p w14:paraId="2F195D2D" w14:textId="77777777" w:rsidR="00022D51" w:rsidRDefault="007E42F7">
      <w:pPr>
        <w:spacing w:after="120"/>
        <w:rPr>
          <w:highlight w:val="yellow"/>
        </w:rPr>
      </w:pPr>
      <w:r>
        <w:rPr>
          <w:highlight w:val="yellow"/>
        </w:rPr>
        <w:t xml:space="preserve">The intent of the Community Association is to fund a significant part of annual maintenance with fundraising initiatives, such as donations from local business in exchange for a name entry in the website Business Directory and advertising at the rink.  Membership drives will be used to keep up memberships. There are also grants that can be applied for to cover facility operating costs. </w:t>
      </w:r>
    </w:p>
    <w:p w14:paraId="2F195D2E" w14:textId="77777777" w:rsidR="00022D51" w:rsidRDefault="007E42F7">
      <w:pPr>
        <w:pStyle w:val="Heading2"/>
        <w:numPr>
          <w:ilvl w:val="1"/>
          <w:numId w:val="10"/>
        </w:numPr>
        <w:ind w:left="1080" w:hanging="720"/>
      </w:pPr>
      <w:bookmarkStart w:id="188" w:name="_nmf14n" w:colFirst="0" w:colLast="0"/>
      <w:bookmarkEnd w:id="188"/>
      <w:r>
        <w:t xml:space="preserve">Facility Usage and Growth  </w:t>
      </w:r>
    </w:p>
    <w:p w14:paraId="2F195D2F" w14:textId="77777777" w:rsidR="00022D51" w:rsidRDefault="007E42F7">
      <w:pPr>
        <w:spacing w:after="120"/>
        <w:rPr>
          <w:highlight w:val="yellow"/>
        </w:rPr>
      </w:pPr>
      <w:r>
        <w:rPr>
          <w:highlight w:val="yellow"/>
        </w:rPr>
        <w:t xml:space="preserve">The usage of the Community Park facility will be  </w:t>
      </w:r>
    </w:p>
    <w:p w14:paraId="2F195D30" w14:textId="77777777" w:rsidR="00022D51" w:rsidRDefault="007E42F7">
      <w:pPr>
        <w:numPr>
          <w:ilvl w:val="0"/>
          <w:numId w:val="11"/>
        </w:numPr>
        <w:spacing w:after="8"/>
        <w:ind w:right="11" w:hanging="360"/>
      </w:pPr>
      <w:r>
        <w:t xml:space="preserve">Ice skating and hockey as permitted by weather. </w:t>
      </w:r>
    </w:p>
    <w:p w14:paraId="2F195D31" w14:textId="77777777" w:rsidR="00022D51" w:rsidRDefault="007E42F7">
      <w:pPr>
        <w:numPr>
          <w:ilvl w:val="0"/>
          <w:numId w:val="11"/>
        </w:numPr>
        <w:spacing w:after="7"/>
        <w:ind w:right="11" w:hanging="360"/>
      </w:pPr>
      <w:r>
        <w:t xml:space="preserve">Summer use of the rink area includes basketball, roller-blading, street hockey, lacrosse practice, </w:t>
      </w:r>
    </w:p>
    <w:p w14:paraId="2F195D32" w14:textId="77777777" w:rsidR="00022D51" w:rsidRDefault="007E42F7">
      <w:pPr>
        <w:numPr>
          <w:ilvl w:val="0"/>
          <w:numId w:val="11"/>
        </w:numPr>
        <w:spacing w:after="7"/>
        <w:ind w:right="11" w:hanging="360"/>
      </w:pPr>
      <w:r>
        <w:t xml:space="preserve">Soccer practice and other sports during the summer months. </w:t>
      </w:r>
    </w:p>
    <w:p w14:paraId="2F195D33" w14:textId="77777777" w:rsidR="00022D51" w:rsidRDefault="007E42F7">
      <w:pPr>
        <w:numPr>
          <w:ilvl w:val="0"/>
          <w:numId w:val="11"/>
        </w:numPr>
        <w:spacing w:after="8"/>
        <w:ind w:right="11" w:hanging="360"/>
      </w:pPr>
      <w:r>
        <w:t xml:space="preserve">Fitness loops with exercise equipment for adults, children and seniors </w:t>
      </w:r>
    </w:p>
    <w:p w14:paraId="2F195D34" w14:textId="77777777" w:rsidR="00022D51" w:rsidRDefault="007E42F7">
      <w:pPr>
        <w:numPr>
          <w:ilvl w:val="0"/>
          <w:numId w:val="11"/>
        </w:numPr>
        <w:spacing w:after="8"/>
        <w:ind w:right="11" w:hanging="360"/>
      </w:pPr>
      <w:r>
        <w:t xml:space="preserve">Picnic areas with tables </w:t>
      </w:r>
    </w:p>
    <w:p w14:paraId="2F195D35" w14:textId="77777777" w:rsidR="00022D51" w:rsidRDefault="007E42F7">
      <w:pPr>
        <w:numPr>
          <w:ilvl w:val="0"/>
          <w:numId w:val="11"/>
        </w:numPr>
        <w:ind w:right="11" w:hanging="360"/>
      </w:pPr>
      <w:r>
        <w:t xml:space="preserve">Events such a Stampede Breakfast, craft sales, etc. throughout the year. </w:t>
      </w:r>
    </w:p>
    <w:p w14:paraId="2F195D36" w14:textId="77777777" w:rsidR="00022D51" w:rsidRDefault="007E42F7">
      <w:pPr>
        <w:spacing w:after="120"/>
        <w:rPr>
          <w:highlight w:val="yellow"/>
        </w:rPr>
      </w:pPr>
      <w:r>
        <w:rPr>
          <w:highlight w:val="yellow"/>
        </w:rPr>
        <w:t xml:space="preserve">It is anticipated that the facility will be in use from the day of opening and usage growth will occur as word spreads and RRROCA advertises the opening. </w:t>
      </w:r>
    </w:p>
    <w:p w14:paraId="2F195D37" w14:textId="77777777" w:rsidR="00022D51" w:rsidRDefault="007E42F7">
      <w:pPr>
        <w:pStyle w:val="Heading2"/>
        <w:numPr>
          <w:ilvl w:val="1"/>
          <w:numId w:val="10"/>
        </w:numPr>
        <w:ind w:left="1080" w:hanging="720"/>
      </w:pPr>
      <w:bookmarkStart w:id="189" w:name="_37m2jsg" w:colFirst="0" w:colLast="0"/>
      <w:bookmarkEnd w:id="189"/>
      <w:commentRangeStart w:id="190"/>
      <w:r>
        <w:t xml:space="preserve">Community Ice Rink Major Capital Plan  </w:t>
      </w:r>
      <w:commentRangeEnd w:id="190"/>
      <w:r>
        <w:rPr>
          <w:rStyle w:val="CommentReference"/>
          <w:sz w:val="28"/>
          <w:szCs w:val="28"/>
        </w:rPr>
        <w:commentReference w:id="190"/>
      </w:r>
    </w:p>
    <w:p w14:paraId="2F195D38" w14:textId="77777777" w:rsidR="00022D51" w:rsidRDefault="007E42F7">
      <w:pPr>
        <w:spacing w:after="120"/>
        <w:rPr>
          <w:highlight w:val="yellow"/>
        </w:rPr>
      </w:pPr>
      <w:r>
        <w:rPr>
          <w:highlight w:val="yellow"/>
        </w:rPr>
        <w:t xml:space="preserve">The plan for financing this capital construction is to utilize the reserve fund that has been collected from many years of Casino Volunteering. There will be a CFEP grant application to request matching funds. The expected cost of the park, including support equipment and a Reserve Fund is expected to be approximately $1,134,000 and RRROCA have reserved a little over $600,000 for this facility, gained entirely from proceeds of Casino volunteering. </w:t>
      </w:r>
    </w:p>
    <w:p w14:paraId="2F195D39" w14:textId="77777777" w:rsidR="00022D51" w:rsidRDefault="007E42F7">
      <w:pPr>
        <w:rPr>
          <w:highlight w:val="yellow"/>
        </w:rPr>
      </w:pPr>
      <w:r>
        <w:rPr>
          <w:highlight w:val="yellow"/>
        </w:rPr>
        <w:t xml:space="preserve">An RFP has been distributed to the few potential rink construction companies and to general contractors and suppliers. The overall cost may be phased over 2 or 3 years as funding is secured. </w:t>
      </w:r>
    </w:p>
    <w:p w14:paraId="2F195D3A" w14:textId="77777777" w:rsidR="00022D51" w:rsidRDefault="007E42F7">
      <w:pPr>
        <w:rPr>
          <w:highlight w:val="yellow"/>
        </w:rPr>
      </w:pPr>
      <w:r>
        <w:rPr>
          <w:highlight w:val="yellow"/>
        </w:rPr>
        <w:t xml:space="preserve">A percentage of the reserve fund will be retained for future long term maintenance and life cycle needs, depending on the final cost of the project. </w:t>
      </w:r>
    </w:p>
    <w:p w14:paraId="2F195D3B" w14:textId="77777777" w:rsidR="00022D51" w:rsidRDefault="007E42F7">
      <w:pPr>
        <w:numPr>
          <w:ilvl w:val="0"/>
          <w:numId w:val="13"/>
        </w:numPr>
        <w:pBdr>
          <w:top w:val="nil"/>
          <w:left w:val="nil"/>
          <w:bottom w:val="nil"/>
          <w:right w:val="nil"/>
          <w:between w:val="nil"/>
        </w:pBdr>
        <w:spacing w:after="0" w:line="240" w:lineRule="auto"/>
        <w:rPr>
          <w:color w:val="000000"/>
          <w:highlight w:val="yellow"/>
        </w:rPr>
      </w:pPr>
      <w:r>
        <w:rPr>
          <w:color w:val="000000"/>
          <w:highlight w:val="yellow"/>
        </w:rPr>
        <w:t>Future expansion / enhancements to Park</w:t>
      </w:r>
    </w:p>
    <w:p w14:paraId="2F195D3C" w14:textId="77777777" w:rsidR="00022D51" w:rsidRDefault="007E42F7">
      <w:pPr>
        <w:numPr>
          <w:ilvl w:val="1"/>
          <w:numId w:val="13"/>
        </w:numPr>
        <w:pBdr>
          <w:top w:val="nil"/>
          <w:left w:val="nil"/>
          <w:bottom w:val="nil"/>
          <w:right w:val="nil"/>
          <w:between w:val="nil"/>
        </w:pBdr>
        <w:spacing w:after="0" w:line="240" w:lineRule="auto"/>
        <w:rPr>
          <w:color w:val="000000"/>
          <w:highlight w:val="yellow"/>
        </w:rPr>
      </w:pPr>
      <w:r>
        <w:rPr>
          <w:color w:val="000000"/>
          <w:highlight w:val="yellow"/>
        </w:rPr>
        <w:t>Construction of public building, offer gymnasium space to already busy facilities in area</w:t>
      </w:r>
    </w:p>
    <w:p w14:paraId="2F195D3D" w14:textId="77777777" w:rsidR="00022D51" w:rsidRDefault="007E42F7">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highlight w:val="yellow"/>
        </w:rPr>
      </w:pPr>
      <w:r>
        <w:rPr>
          <w:color w:val="000000"/>
          <w:highlight w:val="yellow"/>
        </w:rPr>
        <w:t>Requires feasibility study on building</w:t>
      </w:r>
      <w:r>
        <w:rPr>
          <w:rFonts w:ascii="Times New Roman" w:eastAsia="Times New Roman" w:hAnsi="Times New Roman" w:cs="Times New Roman"/>
          <w:color w:val="000000"/>
          <w:highlight w:val="yellow"/>
        </w:rPr>
        <w:t> </w:t>
      </w:r>
      <w:r>
        <w:rPr>
          <w:color w:val="000000"/>
          <w:highlight w:val="yellow"/>
        </w:rPr>
        <w:t>Construction of Public Buildings</w:t>
      </w:r>
      <w:r>
        <w:rPr>
          <w:rFonts w:ascii="Times New Roman" w:eastAsia="Times New Roman" w:hAnsi="Times New Roman" w:cs="Times New Roman"/>
          <w:color w:val="000000"/>
          <w:highlight w:val="yellow"/>
        </w:rPr>
        <w:t> </w:t>
      </w:r>
    </w:p>
    <w:p w14:paraId="2F195D3E" w14:textId="77777777" w:rsidR="00022D51" w:rsidRDefault="007E42F7">
      <w:pPr>
        <w:numPr>
          <w:ilvl w:val="0"/>
          <w:numId w:val="9"/>
        </w:numPr>
        <w:pBdr>
          <w:top w:val="nil"/>
          <w:left w:val="nil"/>
          <w:bottom w:val="nil"/>
          <w:right w:val="nil"/>
          <w:between w:val="nil"/>
        </w:pBdr>
        <w:spacing w:after="0" w:line="240" w:lineRule="auto"/>
        <w:ind w:left="1800" w:firstLine="0"/>
        <w:rPr>
          <w:color w:val="000000"/>
          <w:highlight w:val="yellow"/>
        </w:rPr>
      </w:pPr>
      <w:r>
        <w:rPr>
          <w:color w:val="000000"/>
          <w:highlight w:val="yellow"/>
        </w:rPr>
        <w:t>Start with feasibility study re: gymnasium, public spaces </w:t>
      </w:r>
    </w:p>
    <w:p w14:paraId="2F195D3F" w14:textId="77777777" w:rsidR="00022D51" w:rsidRDefault="007E42F7">
      <w:pPr>
        <w:numPr>
          <w:ilvl w:val="0"/>
          <w:numId w:val="13"/>
        </w:numPr>
        <w:pBdr>
          <w:top w:val="nil"/>
          <w:left w:val="nil"/>
          <w:bottom w:val="nil"/>
          <w:right w:val="nil"/>
          <w:between w:val="nil"/>
        </w:pBdr>
        <w:spacing w:after="0" w:line="240" w:lineRule="auto"/>
        <w:rPr>
          <w:color w:val="000000"/>
          <w:highlight w:val="yellow"/>
        </w:rPr>
      </w:pPr>
      <w:r>
        <w:rPr>
          <w:color w:val="000000"/>
          <w:highlight w:val="yellow"/>
        </w:rPr>
        <w:t>Park Landscaping Enhancements Development </w:t>
      </w:r>
    </w:p>
    <w:p w14:paraId="2F195D40" w14:textId="77777777" w:rsidR="00022D51" w:rsidRDefault="007E42F7">
      <w:pPr>
        <w:numPr>
          <w:ilvl w:val="1"/>
          <w:numId w:val="13"/>
        </w:numPr>
        <w:pBdr>
          <w:top w:val="nil"/>
          <w:left w:val="nil"/>
          <w:bottom w:val="nil"/>
          <w:right w:val="nil"/>
          <w:between w:val="nil"/>
        </w:pBdr>
        <w:spacing w:after="0" w:line="240" w:lineRule="auto"/>
        <w:rPr>
          <w:rFonts w:ascii="Times New Roman" w:eastAsia="Times New Roman" w:hAnsi="Times New Roman" w:cs="Times New Roman"/>
          <w:color w:val="000000"/>
          <w:highlight w:val="yellow"/>
        </w:rPr>
      </w:pPr>
      <w:r>
        <w:rPr>
          <w:color w:val="000000"/>
          <w:highlight w:val="yellow"/>
        </w:rPr>
        <w:t>Awaiting grants applied for by Dave</w:t>
      </w:r>
      <w:r>
        <w:rPr>
          <w:rFonts w:ascii="Times New Roman" w:eastAsia="Times New Roman" w:hAnsi="Times New Roman" w:cs="Times New Roman"/>
          <w:color w:val="000000"/>
          <w:highlight w:val="yellow"/>
        </w:rPr>
        <w:t> </w:t>
      </w:r>
    </w:p>
    <w:p w14:paraId="2F195D41" w14:textId="77777777" w:rsidR="00022D51" w:rsidRDefault="007E42F7">
      <w:pPr>
        <w:numPr>
          <w:ilvl w:val="1"/>
          <w:numId w:val="13"/>
        </w:numPr>
        <w:pBdr>
          <w:top w:val="nil"/>
          <w:left w:val="nil"/>
          <w:bottom w:val="nil"/>
          <w:right w:val="nil"/>
          <w:between w:val="nil"/>
        </w:pBdr>
        <w:spacing w:after="0" w:line="240" w:lineRule="auto"/>
        <w:rPr>
          <w:color w:val="000000"/>
        </w:rPr>
      </w:pPr>
      <w:r>
        <w:rPr>
          <w:color w:val="000000"/>
          <w:highlight w:val="yellow"/>
        </w:rPr>
        <w:t>Various parks capital investments, see Parks Projects Planning 2022 sheet</w:t>
      </w:r>
      <w:r>
        <w:rPr>
          <w:rFonts w:ascii="Times New Roman" w:eastAsia="Times New Roman" w:hAnsi="Times New Roman" w:cs="Times New Roman"/>
          <w:color w:val="000000"/>
          <w:highlight w:val="yellow"/>
        </w:rPr>
        <w:t> </w:t>
      </w:r>
    </w:p>
    <w:p w14:paraId="2F195D42" w14:textId="77777777" w:rsidR="00022D51" w:rsidRDefault="007E42F7">
      <w:pPr>
        <w:numPr>
          <w:ilvl w:val="1"/>
          <w:numId w:val="13"/>
        </w:numPr>
        <w:pBdr>
          <w:top w:val="nil"/>
          <w:left w:val="nil"/>
          <w:bottom w:val="nil"/>
          <w:right w:val="nil"/>
          <w:between w:val="nil"/>
        </w:pBdr>
        <w:spacing w:after="0" w:line="240" w:lineRule="auto"/>
        <w:rPr>
          <w:color w:val="000000"/>
        </w:rPr>
      </w:pPr>
      <w:r>
        <w:rPr>
          <w:color w:val="000000"/>
          <w:highlight w:val="yellow"/>
        </w:rPr>
        <w:t>Jared can provide upon request</w:t>
      </w:r>
      <w:r>
        <w:rPr>
          <w:color w:val="000000"/>
        </w:rPr>
        <w:t> </w:t>
      </w:r>
    </w:p>
    <w:p w14:paraId="2F195D43" w14:textId="77777777" w:rsidR="00022D51" w:rsidRDefault="00022D51">
      <w:pPr>
        <w:rPr>
          <w:highlight w:val="yellow"/>
        </w:rPr>
      </w:pPr>
    </w:p>
    <w:p w14:paraId="2F195D44" w14:textId="77777777" w:rsidR="00022D51" w:rsidRDefault="007E42F7">
      <w:pPr>
        <w:pStyle w:val="Heading2"/>
        <w:numPr>
          <w:ilvl w:val="1"/>
          <w:numId w:val="10"/>
        </w:numPr>
        <w:ind w:left="1080" w:hanging="720"/>
      </w:pPr>
      <w:bookmarkStart w:id="191" w:name="_1mrcu09" w:colFirst="0" w:colLast="0"/>
      <w:bookmarkEnd w:id="191"/>
      <w:r>
        <w:t xml:space="preserve">Subleases and Rentals  </w:t>
      </w:r>
    </w:p>
    <w:p w14:paraId="2F195D45" w14:textId="77777777" w:rsidR="00022D51" w:rsidRDefault="007E42F7">
      <w:pPr>
        <w:rPr>
          <w:highlight w:val="yellow"/>
        </w:rPr>
      </w:pPr>
      <w:r>
        <w:t xml:space="preserve">The Association does not currently have any agreements for sub-leases or rentals of the facility.  Facility rentals should be explored as potential member benefits and revenue generation opportunities for the Association as permitted within the terms of the LOC agreement and other guidelines from the City of Calgary.  </w:t>
      </w:r>
    </w:p>
    <w:p w14:paraId="2F195D46" w14:textId="77777777" w:rsidR="00022D51" w:rsidRDefault="007E42F7">
      <w:pPr>
        <w:spacing w:after="160" w:line="259" w:lineRule="auto"/>
        <w:ind w:left="0"/>
        <w:rPr>
          <w:rFonts w:ascii="Cambria" w:eastAsia="Cambria" w:hAnsi="Cambria" w:cs="Cambria"/>
          <w:b/>
          <w:bCs/>
          <w:sz w:val="32"/>
          <w:szCs w:val="32"/>
        </w:rPr>
      </w:pPr>
      <w:r>
        <w:br w:type="page"/>
      </w:r>
    </w:p>
    <w:p w14:paraId="2F195D47" w14:textId="77777777" w:rsidR="00022D51" w:rsidRDefault="007E42F7">
      <w:pPr>
        <w:pStyle w:val="Heading1"/>
        <w:numPr>
          <w:ilvl w:val="0"/>
          <w:numId w:val="10"/>
        </w:numPr>
      </w:pPr>
      <w:bookmarkStart w:id="192" w:name="_46r0co2" w:colFirst="0" w:colLast="0"/>
      <w:bookmarkEnd w:id="192"/>
      <w:commentRangeStart w:id="193"/>
      <w:r>
        <w:t xml:space="preserve">Financial Management </w:t>
      </w:r>
      <w:commentRangeEnd w:id="193"/>
      <w:r>
        <w:rPr>
          <w:rStyle w:val="CommentReference"/>
          <w:sz w:val="32"/>
          <w:szCs w:val="32"/>
        </w:rPr>
        <w:commentReference w:id="193"/>
      </w:r>
      <w:r>
        <w:t xml:space="preserve"> </w:t>
      </w:r>
    </w:p>
    <w:p w14:paraId="2F195D48" w14:textId="77777777" w:rsidR="00022D51" w:rsidRDefault="007E42F7">
      <w:pPr>
        <w:pStyle w:val="Heading2"/>
        <w:numPr>
          <w:ilvl w:val="1"/>
          <w:numId w:val="10"/>
        </w:numPr>
        <w:ind w:left="1080" w:hanging="720"/>
      </w:pPr>
      <w:bookmarkStart w:id="194" w:name="_2lwamvv" w:colFirst="0" w:colLast="0"/>
      <w:bookmarkEnd w:id="194"/>
      <w:r>
        <w:t xml:space="preserve">Financial Practices  </w:t>
      </w:r>
    </w:p>
    <w:p w14:paraId="2F195D49" w14:textId="77777777" w:rsidR="00022D51" w:rsidRDefault="007E42F7">
      <w:pPr>
        <w:ind w:left="-5" w:right="11"/>
      </w:pPr>
      <w:r>
        <w:t xml:space="preserve">The Treasurer of the Association is accountable to control all received monies and outgoing expenses in an orderly fashion and in accordance with Canadian generally accepted accounting principles.  All invoices are recorded and invoice payment is approved by at least two authorized signatories.  All members of the executive are registered with the bank as signatories with a signature card held by the bank for each. </w:t>
      </w:r>
    </w:p>
    <w:p w14:paraId="2F195D4A" w14:textId="77777777" w:rsidR="00022D51" w:rsidRDefault="007E42F7">
      <w:pPr>
        <w:ind w:left="-5" w:right="11"/>
      </w:pPr>
      <w:r>
        <w:t xml:space="preserve">The Treasurer keeps accounts using the </w:t>
      </w:r>
      <w:r>
        <w:rPr>
          <w:highlight w:val="yellow"/>
        </w:rPr>
        <w:t>Quickbooks</w:t>
      </w:r>
      <w:r>
        <w:t xml:space="preserve"> software tool and arranges the accounting structure such that reporting to an auditor is efficient and proper.  The fiscal year begins on July 1 and ends on June 30 of the following year.  </w:t>
      </w:r>
    </w:p>
    <w:p w14:paraId="2F195D4B" w14:textId="77777777" w:rsidR="00022D51" w:rsidRDefault="007E42F7">
      <w:pPr>
        <w:ind w:left="-5" w:right="11"/>
      </w:pPr>
      <w:r>
        <w:t>An annual operating budget</w:t>
      </w:r>
    </w:p>
    <w:p w14:paraId="2F195D4C" w14:textId="77777777" w:rsidR="00022D51" w:rsidRDefault="007E42F7">
      <w:pPr>
        <w:spacing w:after="245"/>
        <w:ind w:left="-5" w:right="11"/>
      </w:pPr>
      <w:r>
        <w:t xml:space="preserve">There is an annual audit of the association’s accounts by a Certified Management Accountant.  The financial statements are reviewed at the Annual General Meeting such that members of the association may scrutinize the statements. </w:t>
      </w:r>
    </w:p>
    <w:p w14:paraId="2F195D4D" w14:textId="77777777" w:rsidR="00022D51" w:rsidRDefault="007E42F7">
      <w:pPr>
        <w:spacing w:after="245"/>
        <w:ind w:left="-5" w:right="11"/>
      </w:pPr>
      <w:r>
        <w:rPr>
          <w:highlight w:val="yellow"/>
        </w:rPr>
        <w:t xml:space="preserve">&lt;NTD:  Confirm fiscal year, usual timeline to submit annual budget, process for approval of non-budgeted expenses outside budget cycle&gt;  </w:t>
      </w:r>
    </w:p>
    <w:p w14:paraId="2F195D4E" w14:textId="77777777" w:rsidR="00022D51" w:rsidRDefault="007E42F7">
      <w:pPr>
        <w:pBdr>
          <w:top w:val="nil"/>
          <w:left w:val="nil"/>
          <w:bottom w:val="nil"/>
          <w:right w:val="nil"/>
          <w:between w:val="nil"/>
        </w:pBdr>
        <w:spacing w:after="0" w:line="240" w:lineRule="auto"/>
        <w:ind w:left="720"/>
        <w:rPr>
          <w:i/>
          <w:iCs/>
          <w:color w:val="000000"/>
          <w:highlight w:val="yellow"/>
        </w:rPr>
      </w:pPr>
      <w:r>
        <w:rPr>
          <w:i/>
          <w:iCs/>
          <w:color w:val="000000"/>
          <w:highlight w:val="yellow"/>
        </w:rPr>
        <w:t>Action item #:  Present operating budget for fiscal year by end of Q3? annually.    Budget needs to be presented and approved; Darren to bring forward next meeting </w:t>
      </w:r>
    </w:p>
    <w:p w14:paraId="2F195D4F" w14:textId="77777777" w:rsidR="00022D51" w:rsidRDefault="00022D51">
      <w:pPr>
        <w:pBdr>
          <w:top w:val="nil"/>
          <w:left w:val="nil"/>
          <w:bottom w:val="nil"/>
          <w:right w:val="nil"/>
          <w:between w:val="nil"/>
        </w:pBdr>
        <w:spacing w:after="0" w:line="240" w:lineRule="auto"/>
        <w:ind w:left="0"/>
        <w:rPr>
          <w:color w:val="000000"/>
          <w:highlight w:val="yellow"/>
        </w:rPr>
      </w:pPr>
    </w:p>
    <w:p w14:paraId="2F195D50" w14:textId="77777777" w:rsidR="00022D51" w:rsidRDefault="007E42F7">
      <w:pPr>
        <w:pStyle w:val="Heading2"/>
        <w:numPr>
          <w:ilvl w:val="1"/>
          <w:numId w:val="10"/>
        </w:numPr>
        <w:ind w:left="1080" w:hanging="720"/>
      </w:pPr>
      <w:bookmarkStart w:id="195" w:name="_3l18frh" w:colFirst="0" w:colLast="0"/>
      <w:bookmarkEnd w:id="195"/>
      <w:r>
        <w:t>Unrestricted and Restricted Funds</w:t>
      </w:r>
    </w:p>
    <w:p w14:paraId="2F195D51" w14:textId="77777777" w:rsidR="00022D51" w:rsidRDefault="007E42F7">
      <w:r>
        <w:t>As a community-based, not-for-profit society, the Association is eligible to participate in the Alberta Gaming and Liquor Corporation’s Charitable Gaming Program.  This allows the Association to participate as volunteers at Calgary-area casinos and other activities to generate gaming proceeds for use by the Association.  Eligible uses of gaming proceeds is described by the AGLC’s Charitable Gaming Policies Handbook</w:t>
      </w:r>
      <w:r>
        <w:rPr>
          <w:highlight w:val="yellow"/>
        </w:rPr>
        <w:t xml:space="preserve">&lt;add link as footnote, </w:t>
      </w:r>
      <w:hyperlink r:id="rId22">
        <w:r>
          <w:rPr>
            <w:color w:val="0563C1"/>
            <w:u w:val="single"/>
          </w:rPr>
          <w:t>Charitable Gaming Policies Handbook | AGLC</w:t>
        </w:r>
      </w:hyperlink>
      <w:r>
        <w:t xml:space="preserve"> and is generally restricted to specific capital expenditures.       </w:t>
      </w:r>
    </w:p>
    <w:p w14:paraId="2F195D52" w14:textId="77777777" w:rsidR="00022D51" w:rsidRDefault="007E42F7">
      <w:r>
        <w:rPr>
          <w:highlight w:val="yellow"/>
        </w:rPr>
        <w:t>&lt;Reference AGLC use of Gaming Proceeds Guidelines&gt;.</w:t>
      </w:r>
    </w:p>
    <w:p w14:paraId="2F195D53" w14:textId="77777777" w:rsidR="00022D51" w:rsidRDefault="007E42F7">
      <w:pPr>
        <w:pStyle w:val="Heading2"/>
        <w:numPr>
          <w:ilvl w:val="1"/>
          <w:numId w:val="10"/>
        </w:numPr>
        <w:ind w:left="1080" w:hanging="720"/>
      </w:pPr>
      <w:bookmarkStart w:id="196" w:name="_111kx3o" w:colFirst="0" w:colLast="0"/>
      <w:bookmarkEnd w:id="196"/>
      <w:r>
        <w:t>Operating Revenues and Expenses</w:t>
      </w:r>
    </w:p>
    <w:p w14:paraId="2F195D54" w14:textId="77777777" w:rsidR="00022D51" w:rsidRDefault="007E42F7">
      <w:pPr>
        <w:rPr>
          <w:highlight w:val="yellow"/>
        </w:rPr>
      </w:pPr>
      <w:r>
        <w:rPr>
          <w:highlight w:val="yellow"/>
        </w:rPr>
        <w:t>&lt;NTD:  comment on primary sources of operating revenue for the Association&gt;</w:t>
      </w:r>
    </w:p>
    <w:p w14:paraId="2F195D55" w14:textId="77777777" w:rsidR="00022D51" w:rsidRDefault="007E42F7">
      <w:pPr>
        <w:rPr>
          <w:highlight w:val="yellow"/>
        </w:rPr>
      </w:pPr>
      <w:r>
        <w:rPr>
          <w:highlight w:val="yellow"/>
        </w:rPr>
        <w:t>&lt;NTD:  comment on trends for primary (non-discretionary) operating expenses vs. unrestricted revenue&gt;</w:t>
      </w:r>
    </w:p>
    <w:p w14:paraId="2F195D56" w14:textId="77777777" w:rsidR="00022D51" w:rsidRDefault="007E42F7">
      <w:pPr>
        <w:rPr>
          <w:highlight w:val="yellow"/>
        </w:rPr>
      </w:pPr>
      <w:r>
        <w:rPr>
          <w:highlight w:val="yellow"/>
        </w:rPr>
        <w:t>&lt;NTD:  drop in unrestricted revenue due to out-sourcing of Soccer and baseball program, COVID&gt;</w:t>
      </w:r>
    </w:p>
    <w:p w14:paraId="2F195D57" w14:textId="77777777" w:rsidR="00022D51" w:rsidRDefault="007E42F7">
      <w:pPr>
        <w:rPr>
          <w:highlight w:val="yellow"/>
        </w:rPr>
      </w:pPr>
      <w:r>
        <w:rPr>
          <w:highlight w:val="yellow"/>
        </w:rPr>
        <w:t>&lt;move 3 year summary of revenues and expenses to appendix – use audited financial statements&gt;</w:t>
      </w:r>
    </w:p>
    <w:p w14:paraId="2F195D58" w14:textId="77777777" w:rsidR="00022D51" w:rsidRDefault="007E42F7">
      <w:r>
        <w:t xml:space="preserve">A proposed 2024 Operating Budget was approved at the regular board meeting in January 2024.  Operating budgets for 2023 and 2022 are also summarized in Appendix XX.   </w:t>
      </w:r>
    </w:p>
    <w:p w14:paraId="2F195D59" w14:textId="77777777" w:rsidR="00022D51" w:rsidRDefault="007E42F7">
      <w:pPr>
        <w:pStyle w:val="Heading2"/>
        <w:numPr>
          <w:ilvl w:val="1"/>
          <w:numId w:val="10"/>
        </w:numPr>
        <w:ind w:left="1080" w:hanging="720"/>
      </w:pPr>
      <w:bookmarkStart w:id="197" w:name="_206ipza" w:colFirst="0" w:colLast="0"/>
      <w:bookmarkEnd w:id="197"/>
      <w:r>
        <w:t xml:space="preserve">Capital Projects </w:t>
      </w:r>
    </w:p>
    <w:p w14:paraId="2F195D5A" w14:textId="77777777" w:rsidR="00022D51" w:rsidRDefault="007E42F7">
      <w:pPr>
        <w:rPr>
          <w:highlight w:val="yellow"/>
        </w:rPr>
      </w:pPr>
      <w:r>
        <w:t xml:space="preserve">Previously, gaming proceeds from the Charitable Gaming Program, in combination with grants were used to fund the initial phase of improvements at the RRROCA Park.  With construction of the initial phase of park development completed in </w:t>
      </w:r>
      <w:r>
        <w:rPr>
          <w:highlight w:val="yellow"/>
        </w:rPr>
        <w:t>&lt;2019?&gt;</w:t>
      </w:r>
      <w:r>
        <w:t xml:space="preserve">, recent use of gaming proceeds has been limited to landscape maintenance and funds have been accumulating.  As gaming proceeds will expire if not used, the Association should identify capital projects to utilize these proceeds.  Potential projects that could utilize these gaming proceeds are described below.  </w:t>
      </w:r>
    </w:p>
    <w:p w14:paraId="2F195D5B" w14:textId="77777777" w:rsidR="00022D51" w:rsidRDefault="007E42F7">
      <w:pPr>
        <w:rPr>
          <w:highlight w:val="yellow"/>
        </w:rPr>
      </w:pPr>
      <w:r>
        <w:rPr>
          <w:highlight w:val="yellow"/>
        </w:rPr>
        <w:t>&lt;Define other fundraising efforts for specific capital projects&gt;</w:t>
      </w:r>
    </w:p>
    <w:p w14:paraId="2F195D5C" w14:textId="77777777" w:rsidR="00022D51" w:rsidRDefault="007E42F7">
      <w:pPr>
        <w:ind w:left="730"/>
        <w:rPr>
          <w:highlight w:val="yellow"/>
        </w:rPr>
      </w:pPr>
      <w:r>
        <w:rPr>
          <w:i/>
          <w:iCs/>
          <w:highlight w:val="yellow"/>
        </w:rPr>
        <w:t>Action item #:  2023-2024 priority:  pursue additional grants, define scope of project, engage community and other organizations for input and feedback.</w:t>
      </w:r>
    </w:p>
    <w:p w14:paraId="2F195D5D" w14:textId="77777777" w:rsidR="00022D51" w:rsidRDefault="007E42F7">
      <w:pPr>
        <w:pStyle w:val="Heading2"/>
        <w:numPr>
          <w:ilvl w:val="2"/>
          <w:numId w:val="10"/>
        </w:numPr>
      </w:pPr>
      <w:bookmarkStart w:id="198" w:name="_4k668n3" w:colFirst="0" w:colLast="0"/>
      <w:bookmarkEnd w:id="198"/>
      <w:r>
        <w:t>Phase 2 Improvements to RRROCA Park</w:t>
      </w:r>
    </w:p>
    <w:p w14:paraId="2F195D5E" w14:textId="77777777" w:rsidR="00022D51" w:rsidRDefault="007E42F7">
      <w:r>
        <w:t xml:space="preserve">The Board has previously identified additional improvements to the RRROCA Park as a priority.  A conceptual design for the next phase of enhancements to the park has been developed with a focus on naturalization and amenities within the LOC area that will drive increased utilization of the park.  </w:t>
      </w:r>
    </w:p>
    <w:p w14:paraId="2F195D5F" w14:textId="77777777" w:rsidR="00022D51" w:rsidRDefault="007E42F7">
      <w:r>
        <w:t xml:space="preserve">A grant application has been developed and submitted to the &lt;program&gt; towards the Phase 2 Park enhancement project.  </w:t>
      </w:r>
    </w:p>
    <w:p w14:paraId="2F195D60" w14:textId="77777777" w:rsidR="00022D51" w:rsidRDefault="007E42F7">
      <w:pPr>
        <w:pBdr>
          <w:top w:val="nil"/>
          <w:left w:val="nil"/>
          <w:bottom w:val="nil"/>
          <w:right w:val="nil"/>
          <w:between w:val="nil"/>
        </w:pBdr>
        <w:spacing w:after="0" w:line="240" w:lineRule="auto"/>
        <w:ind w:left="0"/>
        <w:rPr>
          <w:ins w:id="199" w:author="Jason Kellock" w:date="2023-05-06T14:40:00Z"/>
          <w:rFonts w:ascii="Quattrocento Sans" w:eastAsia="Quattrocento Sans" w:hAnsi="Quattrocento Sans" w:cs="Quattrocento Sans"/>
          <w:color w:val="000000"/>
          <w:sz w:val="18"/>
          <w:szCs w:val="18"/>
          <w:highlight w:val="yellow"/>
        </w:rPr>
      </w:pPr>
      <w:ins w:id="200" w:author="Jason Kellock" w:date="2023-05-06T14:40:00Z">
        <w:r>
          <w:rPr>
            <w:color w:val="000000"/>
            <w:highlight w:val="yellow"/>
          </w:rPr>
          <w:t>Grants </w:t>
        </w:r>
      </w:ins>
    </w:p>
    <w:p w14:paraId="2F195D61" w14:textId="77777777" w:rsidR="00022D51" w:rsidRDefault="007E42F7">
      <w:pPr>
        <w:pBdr>
          <w:top w:val="nil"/>
          <w:left w:val="nil"/>
          <w:bottom w:val="nil"/>
          <w:right w:val="nil"/>
          <w:between w:val="nil"/>
        </w:pBdr>
        <w:spacing w:after="0" w:line="240" w:lineRule="auto"/>
        <w:ind w:left="1080" w:hanging="360"/>
        <w:rPr>
          <w:ins w:id="201" w:author="Jason Kellock" w:date="2023-05-06T14:40:00Z"/>
          <w:rFonts w:ascii="Quattrocento Sans" w:eastAsia="Quattrocento Sans" w:hAnsi="Quattrocento Sans" w:cs="Quattrocento Sans"/>
          <w:color w:val="000000"/>
          <w:sz w:val="18"/>
          <w:szCs w:val="18"/>
          <w:highlight w:val="yellow"/>
        </w:rPr>
      </w:pPr>
      <w:ins w:id="202" w:author="Jason Kellock" w:date="2023-05-06T14:40:00Z">
        <w:r>
          <w:rPr>
            <w:color w:val="000000"/>
            <w:highlight w:val="yellow"/>
          </w:rPr>
          <w:t>-</w:t>
        </w:r>
        <w:r>
          <w:rPr>
            <w:rFonts w:ascii="Times New Roman" w:eastAsia="Times New Roman" w:hAnsi="Times New Roman" w:cs="Times New Roman"/>
            <w:color w:val="000000"/>
            <w:sz w:val="14"/>
            <w:szCs w:val="14"/>
            <w:highlight w:val="yellow"/>
          </w:rPr>
          <w:t xml:space="preserve">   </w:t>
        </w:r>
        <w:r>
          <w:rPr>
            <w:rFonts w:ascii="Calibri" w:eastAsia="Calibri" w:hAnsi="Calibri" w:cs="Calibri"/>
            <w:color w:val="000000"/>
            <w:sz w:val="14"/>
            <w:szCs w:val="14"/>
            <w:highlight w:val="yellow"/>
          </w:rPr>
          <w:tab/>
        </w:r>
        <w:r>
          <w:rPr>
            <w:color w:val="000000"/>
            <w:highlight w:val="yellow"/>
          </w:rPr>
          <w:t>$35,000 for this year approved </w:t>
        </w:r>
      </w:ins>
    </w:p>
    <w:p w14:paraId="2F195D62" w14:textId="77777777" w:rsidR="00022D51" w:rsidRDefault="007E42F7">
      <w:pPr>
        <w:pBdr>
          <w:top w:val="nil"/>
          <w:left w:val="nil"/>
          <w:bottom w:val="nil"/>
          <w:right w:val="nil"/>
          <w:between w:val="nil"/>
        </w:pBdr>
        <w:spacing w:after="0" w:line="240" w:lineRule="auto"/>
        <w:ind w:left="1080" w:hanging="360"/>
        <w:rPr>
          <w:color w:val="000000"/>
        </w:rPr>
      </w:pPr>
      <w:ins w:id="203" w:author="Jason Kellock" w:date="2023-05-06T14:40:00Z">
        <w:r>
          <w:rPr>
            <w:color w:val="000000"/>
            <w:highlight w:val="yellow"/>
          </w:rPr>
          <w:t>-</w:t>
        </w:r>
        <w:r>
          <w:rPr>
            <w:rFonts w:ascii="Times New Roman" w:eastAsia="Times New Roman" w:hAnsi="Times New Roman" w:cs="Times New Roman"/>
            <w:color w:val="000000"/>
            <w:sz w:val="14"/>
            <w:szCs w:val="14"/>
            <w:highlight w:val="yellow"/>
          </w:rPr>
          <w:t xml:space="preserve">   </w:t>
        </w:r>
        <w:r>
          <w:rPr>
            <w:rFonts w:ascii="Calibri" w:eastAsia="Calibri" w:hAnsi="Calibri" w:cs="Calibri"/>
            <w:color w:val="000000"/>
            <w:sz w:val="14"/>
            <w:szCs w:val="14"/>
            <w:highlight w:val="yellow"/>
          </w:rPr>
          <w:tab/>
        </w:r>
        <w:r>
          <w:rPr>
            <w:color w:val="000000"/>
            <w:highlight w:val="yellow"/>
          </w:rPr>
          <w:t>$250,000 applied for naturalization, pending decision</w:t>
        </w:r>
        <w:r>
          <w:rPr>
            <w:color w:val="000000"/>
          </w:rPr>
          <w:t> </w:t>
        </w:r>
      </w:ins>
    </w:p>
    <w:p w14:paraId="2F195D63" w14:textId="77777777" w:rsidR="00022D51" w:rsidRDefault="00022D51">
      <w:pPr>
        <w:ind w:left="0"/>
        <w:rPr>
          <w:i/>
          <w:iCs/>
          <w:highlight w:val="yellow"/>
        </w:rPr>
      </w:pPr>
    </w:p>
    <w:p w14:paraId="2F195D64" w14:textId="77777777" w:rsidR="00022D51" w:rsidRDefault="007E42F7">
      <w:pPr>
        <w:pStyle w:val="Heading2"/>
        <w:numPr>
          <w:ilvl w:val="2"/>
          <w:numId w:val="10"/>
        </w:numPr>
      </w:pPr>
      <w:bookmarkStart w:id="204" w:name="_2zbgiuw" w:colFirst="0" w:colLast="0"/>
      <w:bookmarkEnd w:id="204"/>
      <w:r>
        <w:t>Other capital improvements or revenue-generating assets</w:t>
      </w:r>
    </w:p>
    <w:p w14:paraId="2F195D65" w14:textId="77777777" w:rsidR="00022D51" w:rsidRDefault="007E42F7">
      <w:r>
        <w:t>As a secondary priority, the Association has identified potential improvements to the RRROCA Park and community that may utilize gaming proceeds.  Investments into capital assets that can support future revenue-generation for the Association should be considered as a potential use of funds.  A business case should be prepared for capital investments with estimated value of more than $</w:t>
      </w:r>
      <w:r>
        <w:rPr>
          <w:highlight w:val="yellow"/>
        </w:rPr>
        <w:t>50k</w:t>
      </w:r>
      <w:r>
        <w:t xml:space="preserve">.  </w:t>
      </w:r>
    </w:p>
    <w:p w14:paraId="2F195D66" w14:textId="77777777" w:rsidR="00022D51" w:rsidRDefault="007E42F7">
      <w:r>
        <w:t>Potential investments being considered within the next planning horizon include:</w:t>
      </w:r>
    </w:p>
    <w:p w14:paraId="2F195D67" w14:textId="77777777" w:rsidR="00022D51" w:rsidRDefault="007E42F7">
      <w:pPr>
        <w:numPr>
          <w:ilvl w:val="0"/>
          <w:numId w:val="13"/>
        </w:numPr>
        <w:pBdr>
          <w:top w:val="nil"/>
          <w:left w:val="nil"/>
          <w:bottom w:val="nil"/>
          <w:right w:val="nil"/>
          <w:between w:val="nil"/>
        </w:pBdr>
        <w:spacing w:after="0"/>
      </w:pPr>
      <w:r>
        <w:rPr>
          <w:color w:val="000000"/>
        </w:rPr>
        <w:t>Signage at RRROCA Park (potential to incorporate with Park improvements)</w:t>
      </w:r>
    </w:p>
    <w:p w14:paraId="2F195D68" w14:textId="77777777" w:rsidR="00022D51" w:rsidRDefault="007E42F7">
      <w:pPr>
        <w:numPr>
          <w:ilvl w:val="0"/>
          <w:numId w:val="13"/>
        </w:numPr>
        <w:pBdr>
          <w:top w:val="nil"/>
          <w:left w:val="nil"/>
          <w:bottom w:val="nil"/>
          <w:right w:val="nil"/>
          <w:between w:val="nil"/>
        </w:pBdr>
        <w:spacing w:after="0"/>
      </w:pPr>
      <w:r>
        <w:rPr>
          <w:color w:val="000000"/>
        </w:rPr>
        <w:t xml:space="preserve">Sports field enhancements or sports equipment </w:t>
      </w:r>
    </w:p>
    <w:p w14:paraId="2F195D69" w14:textId="77777777" w:rsidR="00022D51" w:rsidRDefault="007E42F7">
      <w:pPr>
        <w:numPr>
          <w:ilvl w:val="0"/>
          <w:numId w:val="13"/>
        </w:numPr>
        <w:pBdr>
          <w:top w:val="nil"/>
          <w:left w:val="nil"/>
          <w:bottom w:val="nil"/>
          <w:right w:val="nil"/>
          <w:between w:val="nil"/>
        </w:pBdr>
        <w:spacing w:after="0"/>
      </w:pPr>
      <w:r>
        <w:rPr>
          <w:color w:val="000000"/>
        </w:rPr>
        <w:t>Movie projector / screen to allow hosting of movie nights</w:t>
      </w:r>
    </w:p>
    <w:p w14:paraId="2F195D6A" w14:textId="77777777" w:rsidR="00022D51" w:rsidRDefault="007E42F7">
      <w:pPr>
        <w:numPr>
          <w:ilvl w:val="0"/>
          <w:numId w:val="13"/>
        </w:numPr>
        <w:pBdr>
          <w:top w:val="nil"/>
          <w:left w:val="nil"/>
          <w:bottom w:val="nil"/>
          <w:right w:val="nil"/>
          <w:between w:val="nil"/>
        </w:pBdr>
      </w:pPr>
      <w:r>
        <w:rPr>
          <w:color w:val="000000"/>
        </w:rPr>
        <w:t>Enclosed or dump trailer for rental?  Vending machines? Others?</w:t>
      </w:r>
    </w:p>
    <w:p w14:paraId="2F195D6B" w14:textId="77777777" w:rsidR="00022D51" w:rsidRDefault="007E42F7">
      <w:pPr>
        <w:ind w:left="720"/>
        <w:rPr>
          <w:i/>
          <w:iCs/>
          <w:highlight w:val="yellow"/>
        </w:rPr>
      </w:pPr>
      <w:r>
        <w:rPr>
          <w:i/>
          <w:iCs/>
          <w:highlight w:val="yellow"/>
        </w:rPr>
        <w:t>Action item #:  develop business cases for other 2024-2026 capital investments</w:t>
      </w:r>
    </w:p>
    <w:p w14:paraId="2F195D6C" w14:textId="77777777" w:rsidR="00022D51" w:rsidRDefault="007E42F7">
      <w:pPr>
        <w:ind w:left="0"/>
        <w:rPr>
          <w:i/>
          <w:iCs/>
          <w:highlight w:val="yellow"/>
        </w:rPr>
      </w:pPr>
      <w:r>
        <w:rPr>
          <w:highlight w:val="yellow"/>
        </w:rPr>
        <w:t>&lt;Appendix X contains list of potential capital projects&gt;</w:t>
      </w:r>
      <w:r>
        <w:rPr>
          <w:i/>
          <w:iCs/>
          <w:highlight w:val="yellow"/>
        </w:rPr>
        <w:t xml:space="preserve"> </w:t>
      </w:r>
    </w:p>
    <w:p w14:paraId="2F195D6D" w14:textId="77777777" w:rsidR="00022D51" w:rsidRDefault="007E42F7">
      <w:pPr>
        <w:pStyle w:val="Heading2"/>
        <w:numPr>
          <w:ilvl w:val="1"/>
          <w:numId w:val="10"/>
        </w:numPr>
        <w:ind w:left="1080" w:hanging="720"/>
      </w:pPr>
      <w:bookmarkStart w:id="205" w:name="_1egqt2p" w:colFirst="0" w:colLast="0"/>
      <w:bookmarkEnd w:id="205"/>
      <w:r>
        <w:t xml:space="preserve">Allocated Funds and Fundraising </w:t>
      </w:r>
    </w:p>
    <w:p w14:paraId="2F195D6E" w14:textId="77777777" w:rsidR="00022D51" w:rsidRDefault="007E42F7">
      <w:pPr>
        <w:ind w:left="-5" w:right="11"/>
        <w:rPr>
          <w:highlight w:val="yellow"/>
        </w:rPr>
      </w:pPr>
      <w:r>
        <w:rPr>
          <w:highlight w:val="yellow"/>
        </w:rPr>
        <w:t xml:space="preserve">The major source of fundraising for the Community Park Project has been from the profit share income from volunteer work at Casinos. A matching CFEP grant will be applied for. This is to a maximum of $125,000, with matching amount from the Casino fund.  Currently budget estimates have been obtained from specialty contractors, general contractors and the engineering consultants. The anticipated cost of building the park, support facilities and a reserve fund is expected to be approximately$1,154,000. </w:t>
      </w:r>
    </w:p>
    <w:p w14:paraId="2F195D6F" w14:textId="77777777" w:rsidR="00022D51" w:rsidRDefault="007E42F7">
      <w:pPr>
        <w:ind w:left="-5" w:right="11"/>
        <w:rPr>
          <w:highlight w:val="yellow"/>
        </w:rPr>
      </w:pPr>
      <w:r>
        <w:rPr>
          <w:highlight w:val="yellow"/>
        </w:rPr>
        <w:t xml:space="preserve">A detailed breakdown of costs is attached. </w:t>
      </w:r>
    </w:p>
    <w:p w14:paraId="2F195D70" w14:textId="77777777" w:rsidR="00022D51" w:rsidRDefault="007E42F7">
      <w:pPr>
        <w:ind w:left="-5" w:right="11"/>
      </w:pPr>
      <w:r>
        <w:rPr>
          <w:highlight w:val="yellow"/>
        </w:rPr>
        <w:t>In the event that grants are not secured for all the facilities, the park will be phased in as funds become available.  The first phase will be constructed in 2016.</w:t>
      </w:r>
      <w:r>
        <w:t xml:space="preserve">  </w:t>
      </w:r>
    </w:p>
    <w:p w14:paraId="2F195D71" w14:textId="77777777" w:rsidR="00022D51" w:rsidRDefault="00022D51">
      <w:pPr>
        <w:ind w:left="-5" w:right="11"/>
      </w:pPr>
    </w:p>
    <w:p w14:paraId="2F195D72" w14:textId="77777777" w:rsidR="00022D51" w:rsidRDefault="007E42F7">
      <w:pPr>
        <w:pStyle w:val="Heading1"/>
        <w:numPr>
          <w:ilvl w:val="0"/>
          <w:numId w:val="10"/>
        </w:numPr>
        <w:rPr>
          <w:highlight w:val="yellow"/>
        </w:rPr>
      </w:pPr>
      <w:bookmarkStart w:id="206" w:name="_1pw7pyx17n5t" w:colFirst="0" w:colLast="0"/>
      <w:bookmarkEnd w:id="206"/>
      <w:r>
        <w:rPr>
          <w:highlight w:val="yellow"/>
        </w:rPr>
        <w:t>Safety and Security</w:t>
      </w:r>
    </w:p>
    <w:p w14:paraId="2F195D73"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07" w:name="_3bndez8dr5uk" w:colFirst="0" w:colLast="0"/>
      <w:bookmarkEnd w:id="207"/>
      <w:r>
        <w:t>9.1 Comprehensive Cybersecurity Strategy</w:t>
      </w:r>
    </w:p>
    <w:p w14:paraId="2F195D74" w14:textId="77777777" w:rsidR="00022D51" w:rsidRDefault="007E42F7">
      <w:pPr>
        <w:ind w:left="0"/>
        <w:rPr>
          <w:highlight w:val="yellow"/>
        </w:rPr>
      </w:pPr>
      <w:r>
        <w:rPr>
          <w:highlight w:val="yellow"/>
        </w:rPr>
        <w:t>Objective: To safeguard community member data and enhance privacy protections in line with technological advancements.</w:t>
      </w:r>
    </w:p>
    <w:p w14:paraId="2F195D75"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Building on the technical assessments in the Technical Capability Recommendation for Q4 2023, this strategy will focus on implementing robust cybersecurity measures, including secure access controls, regular security audits, and staff training on data privacy norms to ensure all community digital interactions are secure.</w:t>
      </w:r>
    </w:p>
    <w:p w14:paraId="2F195D76"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08" w:name="_ow3xy7rh4ybk" w:colFirst="0" w:colLast="0"/>
      <w:bookmarkEnd w:id="208"/>
      <w:r>
        <w:t>9.2 Emergency Preparedness and Response Framework</w:t>
      </w:r>
    </w:p>
    <w:p w14:paraId="2F195D77" w14:textId="77777777" w:rsidR="00022D51" w:rsidRDefault="007E42F7">
      <w:pPr>
        <w:ind w:left="0"/>
        <w:rPr>
          <w:highlight w:val="yellow"/>
        </w:rPr>
      </w:pPr>
      <w:r>
        <w:rPr>
          <w:highlight w:val="yellow"/>
        </w:rPr>
        <w:t>Objective: To establish a ready and resilient community capable of handling emergency situations effectively.</w:t>
      </w:r>
    </w:p>
    <w:p w14:paraId="2F195D78"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This framework outlines the community's approach to preparing for and responding to emergencies, drawing upon insights from the Strategy for Improving Community Safety in RRROCA. It includes the creation of an emergency response team, regular drills, and the establishment of communication protocols to ensure swift action during crises.</w:t>
      </w:r>
    </w:p>
    <w:p w14:paraId="2F195D79" w14:textId="77777777" w:rsidR="00022D51" w:rsidRDefault="007E42F7">
      <w:pPr>
        <w:pStyle w:val="Heading2"/>
      </w:pPr>
      <w:bookmarkStart w:id="209" w:name="_qi9ojlhx43bn" w:colFirst="0" w:colLast="0"/>
      <w:bookmarkEnd w:id="209"/>
      <w:r>
        <w:t>9.3 Annual Community Safety Audit</w:t>
      </w:r>
    </w:p>
    <w:p w14:paraId="2F195D7A" w14:textId="77777777" w:rsidR="00022D51" w:rsidRDefault="007E42F7">
      <w:pPr>
        <w:ind w:left="0"/>
        <w:rPr>
          <w:highlight w:val="yellow"/>
        </w:rPr>
      </w:pPr>
      <w:r>
        <w:rPr>
          <w:highlight w:val="yellow"/>
        </w:rPr>
        <w:t>Objective: To conduct a thorough evaluation of both physical and social safety measures across community spaces annually.</w:t>
      </w:r>
    </w:p>
    <w:p w14:paraId="2F195D7B"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The audit will assess lighting, signage, public space designs, and technology-based security measures, recommending improvements and integrating findings with ongoing safety strategies detailed in the Strategy for Improving Community Safety in RRROCA.</w:t>
      </w:r>
    </w:p>
    <w:p w14:paraId="2F195D7C"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0" w:name="_jayczocc26ld" w:colFirst="0" w:colLast="0"/>
      <w:bookmarkEnd w:id="210"/>
      <w:r>
        <w:t>9.4 Traffic and Pedestrian Safety Enhancements</w:t>
      </w:r>
    </w:p>
    <w:p w14:paraId="2F195D7D" w14:textId="77777777" w:rsidR="00022D51" w:rsidRDefault="007E42F7">
      <w:pPr>
        <w:ind w:left="0"/>
        <w:rPr>
          <w:highlight w:val="yellow"/>
        </w:rPr>
      </w:pPr>
      <w:r>
        <w:rPr>
          <w:highlight w:val="yellow"/>
        </w:rPr>
        <w:t>Objective: To enhance the safety of roads and pedestrian pathways within the community.</w:t>
      </w:r>
    </w:p>
    <w:p w14:paraId="2F195D7E"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Developing a comprehensive traffic and pedestrian safety plan that includes speed reduction initiatives, safe crossings, and improved signage, supported by digital tools like traffic flow analysis software.</w:t>
      </w:r>
    </w:p>
    <w:p w14:paraId="2F195D7F"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1" w:name="_pqtf5oi971no" w:colFirst="0" w:colLast="0"/>
      <w:bookmarkEnd w:id="211"/>
      <w:r>
        <w:t>9.5 Mental Health and Well-being Programs</w:t>
      </w:r>
    </w:p>
    <w:p w14:paraId="2F195D80" w14:textId="77777777" w:rsidR="00022D51" w:rsidRDefault="007E42F7">
      <w:pPr>
        <w:ind w:left="0"/>
        <w:rPr>
          <w:highlight w:val="yellow"/>
        </w:rPr>
      </w:pPr>
      <w:r>
        <w:rPr>
          <w:highlight w:val="yellow"/>
        </w:rPr>
        <w:t>Objective: To foster a community environment supportive of mental health and general well-being.</w:t>
      </w:r>
    </w:p>
    <w:p w14:paraId="2F195D81"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The introduction of programs that promote mental health awareness, provide support groups, and facilitate access to mental health resources, reinforcing the community’s commitment to holistic safety as part of the ongoing Safety and Security Initiatives.</w:t>
      </w:r>
    </w:p>
    <w:p w14:paraId="2F195D82"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2" w:name="_q3x1t1ew13e1" w:colFirst="0" w:colLast="0"/>
      <w:bookmarkEnd w:id="212"/>
      <w:r>
        <w:t>9.6 Youth Safety and Engagement Strategy</w:t>
      </w:r>
    </w:p>
    <w:p w14:paraId="2F195D83" w14:textId="77777777" w:rsidR="00022D51" w:rsidRDefault="007E42F7">
      <w:pPr>
        <w:ind w:left="0"/>
        <w:rPr>
          <w:highlight w:val="yellow"/>
        </w:rPr>
      </w:pPr>
      <w:r>
        <w:rPr>
          <w:highlight w:val="yellow"/>
        </w:rPr>
        <w:t>Objective: To engage youth in the community through safe, structured programs that encourage positive interactions and personal growth.</w:t>
      </w:r>
    </w:p>
    <w:p w14:paraId="2F195D84"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This strategy will detail the creation of youth-centric activities and spaces that are monitored and designed to be safe, drawing on technological solutions for real-time management and feedback collection.</w:t>
      </w:r>
    </w:p>
    <w:p w14:paraId="2F195D85" w14:textId="77777777" w:rsidR="00022D51" w:rsidRDefault="00022D51">
      <w:pPr>
        <w:ind w:left="0"/>
        <w:rPr>
          <w:highlight w:val="yellow"/>
        </w:rPr>
      </w:pPr>
    </w:p>
    <w:p w14:paraId="2F195D86" w14:textId="77777777" w:rsidR="00022D51" w:rsidRDefault="007E42F7">
      <w:pPr>
        <w:pStyle w:val="Heading1"/>
        <w:numPr>
          <w:ilvl w:val="0"/>
          <w:numId w:val="10"/>
        </w:numPr>
      </w:pPr>
      <w:bookmarkStart w:id="213" w:name="_xlmcmskfyp0u" w:colFirst="0" w:colLast="0"/>
      <w:bookmarkEnd w:id="213"/>
      <w:r>
        <w:t>Technology and Digital Engagement</w:t>
      </w:r>
    </w:p>
    <w:p w14:paraId="2F195D87"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4" w:name="_mh3vek7253g" w:colFirst="0" w:colLast="0"/>
      <w:bookmarkEnd w:id="214"/>
      <w:r>
        <w:t>10.1. Digital Engagement and Communication Enhancement</w:t>
      </w:r>
    </w:p>
    <w:p w14:paraId="2F195D88" w14:textId="77777777" w:rsidR="00022D51" w:rsidRDefault="007E42F7">
      <w:pPr>
        <w:ind w:left="0"/>
        <w:rPr>
          <w:highlight w:val="yellow"/>
        </w:rPr>
      </w:pPr>
      <w:r>
        <w:rPr>
          <w:highlight w:val="yellow"/>
        </w:rPr>
        <w:t>Objective: To leverage digital platforms to enhance community engagement and streamline communication processes.</w:t>
      </w:r>
    </w:p>
    <w:p w14:paraId="2F195D89"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This initiative will expand on the current use of digital tools as outlined in the Technical Capability Recommendation for Q4 2023, focusing on the integration of social media, enhanced community portals, and mobile apps to improve member interaction and engagement.</w:t>
      </w:r>
    </w:p>
    <w:p w14:paraId="2F195D8A"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5" w:name="_cjf5v5x3s2fk" w:colFirst="0" w:colLast="0"/>
      <w:bookmarkEnd w:id="215"/>
      <w:r>
        <w:t>10.2. Financial Model for Technology Investments</w:t>
      </w:r>
    </w:p>
    <w:p w14:paraId="2F195D8B" w14:textId="77777777" w:rsidR="00022D51" w:rsidRDefault="007E42F7">
      <w:pPr>
        <w:ind w:left="0"/>
        <w:rPr>
          <w:highlight w:val="yellow"/>
        </w:rPr>
      </w:pPr>
      <w:r>
        <w:rPr>
          <w:highlight w:val="yellow"/>
        </w:rPr>
        <w:t>Objective: To develop a clear financial pathway for future technology investments.</w:t>
      </w:r>
    </w:p>
    <w:p w14:paraId="2F195D8C"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In conjunction with the technology options identified in the Technical Capability Recommendation for Q4 2023, this model will outline the expected costs, benefits, and ROI of proposed technology systems, ensuring sustainability and alignment with community financial health.</w:t>
      </w:r>
    </w:p>
    <w:p w14:paraId="2F195D8D"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6" w:name="_vrcepnupuc6g" w:colFirst="0" w:colLast="0"/>
      <w:bookmarkEnd w:id="216"/>
      <w:r>
        <w:t>10.3. Partnership and Collaboration Technology Framework</w:t>
      </w:r>
    </w:p>
    <w:p w14:paraId="2F195D8E" w14:textId="77777777" w:rsidR="00022D51" w:rsidRDefault="007E42F7">
      <w:pPr>
        <w:ind w:left="0"/>
        <w:rPr>
          <w:highlight w:val="yellow"/>
        </w:rPr>
      </w:pPr>
      <w:r>
        <w:rPr>
          <w:highlight w:val="yellow"/>
        </w:rPr>
        <w:t>Objective: To strengthen partnerships through collaborative technology solutions.</w:t>
      </w:r>
    </w:p>
    <w:p w14:paraId="2F195D8F"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Building a framework for collaboration with local businesses, other community associations, and technology providers to enhance service offerings and operational efficiency as highlighted in the Technical Capability Recommendation for Q4 2023.</w:t>
      </w:r>
    </w:p>
    <w:p w14:paraId="2F195D90" w14:textId="77777777" w:rsidR="00022D51" w:rsidRDefault="007E42F7">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pacing w:line="360" w:lineRule="auto"/>
        <w:ind w:left="0"/>
      </w:pPr>
      <w:bookmarkStart w:id="217" w:name="_qmi97aulfi6k" w:colFirst="0" w:colLast="0"/>
      <w:bookmarkEnd w:id="217"/>
      <w:r>
        <w:t>10.4. Volunteer Management Digital Tools</w:t>
      </w:r>
    </w:p>
    <w:p w14:paraId="2F195D91" w14:textId="77777777" w:rsidR="00022D51" w:rsidRDefault="007E42F7">
      <w:pPr>
        <w:ind w:left="0"/>
        <w:rPr>
          <w:highlight w:val="yellow"/>
        </w:rPr>
      </w:pPr>
      <w:r>
        <w:rPr>
          <w:highlight w:val="yellow"/>
        </w:rPr>
        <w:t>Objective: To implement and utilize digital tools for effective volunteer management.</w:t>
      </w:r>
    </w:p>
    <w:p w14:paraId="2F195D92" w14:textId="77777777" w:rsidR="00022D51" w:rsidRDefault="007E42F7">
      <w:pPr>
        <w:pBdr>
          <w:top w:val="none" w:sz="0" w:space="0" w:color="E3E3E3"/>
          <w:left w:val="none" w:sz="0" w:space="0" w:color="E3E3E3"/>
          <w:bottom w:val="none" w:sz="0" w:space="0" w:color="E3E3E3"/>
          <w:right w:val="none" w:sz="0" w:space="0" w:color="E3E3E3"/>
          <w:between w:val="none" w:sz="0" w:space="0" w:color="E3E3E3"/>
        </w:pBdr>
        <w:spacing w:after="300"/>
        <w:ind w:left="0"/>
        <w:rPr>
          <w:highlight w:val="yellow"/>
        </w:rPr>
      </w:pPr>
      <w:r>
        <w:rPr>
          <w:highlight w:val="yellow"/>
        </w:rPr>
        <w:t>Description: Detailed use of digital platforms for volunteer scheduling, task management, and recognition programs, ensuring high levels of engagement and streamlined operations, supporting the broader goals set in the Business Plan.</w:t>
      </w:r>
    </w:p>
    <w:p w14:paraId="2F195D93" w14:textId="77777777" w:rsidR="00022D51" w:rsidRDefault="007E42F7">
      <w:pPr>
        <w:pStyle w:val="Heading1"/>
        <w:numPr>
          <w:ilvl w:val="0"/>
          <w:numId w:val="10"/>
        </w:numPr>
      </w:pPr>
      <w:bookmarkStart w:id="218" w:name="_3ygebqi" w:colFirst="0" w:colLast="0"/>
      <w:bookmarkEnd w:id="218"/>
      <w:r>
        <w:t>Document Review Cycle</w:t>
      </w:r>
    </w:p>
    <w:p w14:paraId="2F195D94" w14:textId="77777777" w:rsidR="00022D51" w:rsidRDefault="007E42F7">
      <w:pPr>
        <w:ind w:left="-5" w:right="11"/>
        <w:sectPr w:rsidR="00022D51">
          <w:footerReference w:type="even" r:id="rId23"/>
          <w:footerReference w:type="first" r:id="rId24"/>
          <w:pgSz w:w="12240" w:h="15840"/>
          <w:pgMar w:top="1445" w:right="1395" w:bottom="1500" w:left="1440" w:header="720" w:footer="712" w:gutter="0"/>
          <w:pgNumType w:start="1"/>
          <w:cols w:space="720"/>
        </w:sectPr>
      </w:pPr>
      <w:r>
        <w:t>This Plan lays out specific actions for the Board and the Association for the five-year planning horizon.  It is not intended to be prescriptive or otherwise limit the day-to-day priorities and activities of the Executive and Portfolio Chairs.  Their work shall be informed by this Plan and may be adjusted in response to the needs of the Association at any given point in time.  This plan should be reviewed by the Board semi-annually at a minimum and may be amended as the Board deems appropriate.  The Plan sh</w:t>
      </w:r>
      <w:r>
        <w:t xml:space="preserve">ould be formally reviewed and updated no later than 2028.  </w:t>
      </w:r>
    </w:p>
    <w:p w14:paraId="2F195D95" w14:textId="77777777" w:rsidR="00022D51" w:rsidRDefault="007E42F7">
      <w:pPr>
        <w:pStyle w:val="Heading1"/>
        <w:rPr>
          <w:b w:val="0"/>
          <w:bCs w:val="0"/>
          <w:sz w:val="28"/>
          <w:szCs w:val="28"/>
        </w:rPr>
      </w:pPr>
      <w:bookmarkStart w:id="219" w:name="_2dlolyb" w:colFirst="0" w:colLast="0"/>
      <w:bookmarkEnd w:id="219"/>
      <w:r>
        <w:t>Appendices</w:t>
      </w:r>
    </w:p>
    <w:p w14:paraId="2F195D96" w14:textId="77777777" w:rsidR="00022D51" w:rsidRDefault="00022D51">
      <w:pPr>
        <w:pStyle w:val="Heading1"/>
        <w:rPr>
          <w:b w:val="0"/>
          <w:bCs w:val="0"/>
          <w:sz w:val="28"/>
          <w:szCs w:val="28"/>
        </w:rPr>
      </w:pPr>
      <w:bookmarkStart w:id="220" w:name="_g23u5c8swui" w:colFirst="0" w:colLast="0"/>
      <w:bookmarkEnd w:id="220"/>
    </w:p>
    <w:p w14:paraId="2F195D97" w14:textId="77777777" w:rsidR="00022D51" w:rsidRDefault="007E42F7">
      <w:pPr>
        <w:pStyle w:val="Heading1"/>
      </w:pPr>
      <w:bookmarkStart w:id="221" w:name="_uzac2axz9kph" w:colFirst="0" w:colLast="0"/>
      <w:bookmarkEnd w:id="221"/>
      <w:r>
        <w:t xml:space="preserve">Appendix XX - RRROCA LOC Map </w:t>
      </w:r>
    </w:p>
    <w:p w14:paraId="2F195D98" w14:textId="77777777" w:rsidR="00022D51" w:rsidRDefault="007E42F7">
      <w:r>
        <w:t xml:space="preserve">Location of Rocky Ridge Royal Oak Community Association Lease of Occupation (LOC) </w:t>
      </w:r>
    </w:p>
    <w:p w14:paraId="2F195D99" w14:textId="77777777" w:rsidR="00022D51" w:rsidRDefault="007E42F7">
      <w:pPr>
        <w:spacing w:after="48" w:line="259" w:lineRule="auto"/>
        <w:ind w:left="893"/>
      </w:pPr>
      <w:r>
        <w:rPr>
          <w:noProof/>
        </w:rPr>
        <w:drawing>
          <wp:inline distT="0" distB="0" distL="0" distR="0" wp14:anchorId="2F195F24" wp14:editId="2F195F25">
            <wp:extent cx="3867384" cy="323463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867384" cy="3234630"/>
                    </a:xfrm>
                    <a:prstGeom prst="rect">
                      <a:avLst/>
                    </a:prstGeom>
                    <a:ln/>
                  </pic:spPr>
                </pic:pic>
              </a:graphicData>
            </a:graphic>
          </wp:inline>
        </w:drawing>
      </w:r>
    </w:p>
    <w:p w14:paraId="2F195D9A" w14:textId="77777777" w:rsidR="00022D51" w:rsidRDefault="007E42F7">
      <w:pPr>
        <w:spacing w:after="241" w:line="259" w:lineRule="auto"/>
        <w:ind w:left="0"/>
      </w:pPr>
      <w:r>
        <w:t xml:space="preserve"> </w:t>
      </w:r>
    </w:p>
    <w:p w14:paraId="2F195D9B" w14:textId="77777777" w:rsidR="00022D51" w:rsidRDefault="007E42F7">
      <w:pPr>
        <w:spacing w:after="0" w:line="259" w:lineRule="auto"/>
        <w:ind w:left="0"/>
      </w:pPr>
      <w:r>
        <w:t xml:space="preserve"> </w:t>
      </w:r>
      <w:r>
        <w:tab/>
        <w:t xml:space="preserve"> </w:t>
      </w:r>
    </w:p>
    <w:p w14:paraId="2F195D9C" w14:textId="77777777" w:rsidR="00022D51" w:rsidRDefault="007E42F7">
      <w:pPr>
        <w:pStyle w:val="Heading2"/>
        <w:ind w:left="0" w:firstLine="0"/>
      </w:pPr>
      <w:bookmarkStart w:id="222" w:name="_3cqmetx" w:colFirst="0" w:colLast="0"/>
      <w:bookmarkEnd w:id="222"/>
      <w:r>
        <w:t>Appendix XX - LOC agreement with City of Calgary</w:t>
      </w:r>
    </w:p>
    <w:p w14:paraId="2F195D9D" w14:textId="77777777" w:rsidR="00022D51" w:rsidRDefault="00022D51"/>
    <w:p w14:paraId="2F195D9E" w14:textId="77777777" w:rsidR="00022D51" w:rsidRDefault="007E42F7">
      <w:pPr>
        <w:pStyle w:val="Heading2"/>
        <w:ind w:left="0" w:firstLine="0"/>
      </w:pPr>
      <w:bookmarkStart w:id="223" w:name="_1rvwp1q" w:colFirst="0" w:colLast="0"/>
      <w:bookmarkEnd w:id="223"/>
      <w:r>
        <w:t>Appendix XX - Facility Lifecycle Management Plan</w:t>
      </w:r>
    </w:p>
    <w:p w14:paraId="2F195D9F" w14:textId="77777777" w:rsidR="00022D51" w:rsidRDefault="00022D51">
      <w:pPr>
        <w:pStyle w:val="Heading2"/>
        <w:ind w:left="0" w:firstLine="0"/>
      </w:pPr>
      <w:bookmarkStart w:id="224" w:name="_wbcrezvxkotz" w:colFirst="0" w:colLast="0"/>
      <w:bookmarkEnd w:id="224"/>
    </w:p>
    <w:p w14:paraId="2F195DA0" w14:textId="77777777" w:rsidR="00022D51" w:rsidRDefault="007E42F7">
      <w:pPr>
        <w:pStyle w:val="Heading2"/>
        <w:ind w:left="0" w:firstLine="0"/>
      </w:pPr>
      <w:bookmarkStart w:id="225" w:name="_6kxncp3eqtwp" w:colFirst="0" w:colLast="0"/>
      <w:bookmarkEnd w:id="225"/>
      <w:r>
        <w:t>Appendix XX - 2024 Operating Budget</w:t>
      </w:r>
    </w:p>
    <w:p w14:paraId="2F195DA1" w14:textId="77777777" w:rsidR="00022D51" w:rsidRDefault="007E42F7">
      <w:r>
        <w:t xml:space="preserve">Proposed 2024 Operating Budget (with 2023 and 2022 comparabiles)  was approved at the regular board meeting in January 2024 and appears below.  </w:t>
      </w:r>
    </w:p>
    <w:p w14:paraId="2F195DA2" w14:textId="77777777" w:rsidR="00022D51" w:rsidRDefault="00022D51">
      <w:pPr>
        <w:pStyle w:val="Heading2"/>
        <w:ind w:left="0" w:firstLine="0"/>
      </w:pPr>
      <w:bookmarkStart w:id="226" w:name="_m9jxpmfdfgdl" w:colFirst="0" w:colLast="0"/>
      <w:bookmarkEnd w:id="226"/>
    </w:p>
    <w:p w14:paraId="2F195DA3" w14:textId="77777777" w:rsidR="00022D51" w:rsidRDefault="007E42F7">
      <w:pPr>
        <w:pStyle w:val="Heading2"/>
        <w:ind w:left="0" w:firstLine="0"/>
      </w:pPr>
      <w:bookmarkStart w:id="227" w:name="_4bvk7pj" w:colFirst="0" w:colLast="0"/>
      <w:bookmarkEnd w:id="227"/>
      <w:r>
        <w:t>Appendix XX - Financial Summaries for 2019-2022 Fiscal Years</w:t>
      </w:r>
    </w:p>
    <w:p w14:paraId="2F195DA4" w14:textId="77777777" w:rsidR="00022D51" w:rsidRDefault="007E42F7">
      <w:r>
        <w:t>&lt;Insert summary of last 3 years financial statements&gt;</w:t>
      </w:r>
    </w:p>
    <w:p w14:paraId="2F195DA5" w14:textId="77777777" w:rsidR="00022D51" w:rsidRDefault="00022D51">
      <w:pPr>
        <w:sectPr w:rsidR="00022D51">
          <w:footerReference w:type="even" r:id="rId26"/>
          <w:footerReference w:type="default" r:id="rId27"/>
          <w:footerReference w:type="first" r:id="rId28"/>
          <w:pgSz w:w="12240" w:h="15840"/>
          <w:pgMar w:top="1440" w:right="1440" w:bottom="1440" w:left="1440" w:header="720" w:footer="3600" w:gutter="0"/>
          <w:cols w:space="720"/>
        </w:sectPr>
      </w:pPr>
    </w:p>
    <w:p w14:paraId="2F195DA6" w14:textId="77777777" w:rsidR="00022D51" w:rsidRDefault="007E42F7">
      <w:pPr>
        <w:pStyle w:val="Heading2"/>
        <w:ind w:left="0" w:firstLine="0"/>
      </w:pPr>
      <w:bookmarkStart w:id="228" w:name="_2r0uhxc" w:colFirst="0" w:colLast="0"/>
      <w:bookmarkEnd w:id="228"/>
      <w:r>
        <w:t xml:space="preserve">Appendix XX - </w:t>
      </w:r>
      <w:commentRangeStart w:id="229"/>
      <w:r>
        <w:t>Other Community Based Organizations</w:t>
      </w:r>
      <w:commentRangeEnd w:id="229"/>
      <w:r>
        <w:rPr>
          <w:rStyle w:val="CommentReference"/>
          <w:sz w:val="28"/>
          <w:szCs w:val="28"/>
        </w:rPr>
        <w:commentReference w:id="229"/>
      </w:r>
    </w:p>
    <w:tbl>
      <w:tblPr>
        <w:tblStyle w:val="a3"/>
        <w:tblW w:w="14382"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0"/>
        <w:gridCol w:w="1440"/>
        <w:gridCol w:w="1740"/>
        <w:gridCol w:w="2550"/>
        <w:gridCol w:w="3312"/>
      </w:tblGrid>
      <w:tr w:rsidR="00022D51" w14:paraId="2F195DAC" w14:textId="77777777">
        <w:trPr>
          <w:tblHeader/>
        </w:trPr>
        <w:tc>
          <w:tcPr>
            <w:tcW w:w="5340" w:type="dxa"/>
          </w:tcPr>
          <w:p w14:paraId="2F195DA7" w14:textId="77777777" w:rsidR="00022D51" w:rsidRDefault="007E42F7">
            <w:pPr>
              <w:rPr>
                <w:b/>
                <w:bCs/>
              </w:rPr>
            </w:pPr>
            <w:r>
              <w:rPr>
                <w:b/>
                <w:bCs/>
              </w:rPr>
              <w:t>Organization Name</w:t>
            </w:r>
          </w:p>
        </w:tc>
        <w:tc>
          <w:tcPr>
            <w:tcW w:w="1440" w:type="dxa"/>
          </w:tcPr>
          <w:p w14:paraId="2F195DA8" w14:textId="77777777" w:rsidR="00022D51" w:rsidRDefault="007E42F7">
            <w:pPr>
              <w:rPr>
                <w:b/>
                <w:bCs/>
              </w:rPr>
            </w:pPr>
            <w:r>
              <w:rPr>
                <w:b/>
                <w:bCs/>
              </w:rPr>
              <w:t>Website</w:t>
            </w:r>
          </w:p>
        </w:tc>
        <w:tc>
          <w:tcPr>
            <w:tcW w:w="1740" w:type="dxa"/>
          </w:tcPr>
          <w:p w14:paraId="2F195DA9" w14:textId="77777777" w:rsidR="00022D51" w:rsidRDefault="007E42F7">
            <w:pPr>
              <w:rPr>
                <w:b/>
                <w:bCs/>
              </w:rPr>
            </w:pPr>
            <w:r>
              <w:rPr>
                <w:b/>
                <w:bCs/>
              </w:rPr>
              <w:t>Key Contact Name, Role</w:t>
            </w:r>
          </w:p>
        </w:tc>
        <w:tc>
          <w:tcPr>
            <w:tcW w:w="2550" w:type="dxa"/>
          </w:tcPr>
          <w:p w14:paraId="2F195DAA" w14:textId="77777777" w:rsidR="00022D51" w:rsidRDefault="007E42F7">
            <w:pPr>
              <w:rPr>
                <w:b/>
                <w:bCs/>
              </w:rPr>
            </w:pPr>
            <w:r>
              <w:rPr>
                <w:b/>
                <w:bCs/>
              </w:rPr>
              <w:t>Key Contact Email</w:t>
            </w:r>
          </w:p>
        </w:tc>
        <w:tc>
          <w:tcPr>
            <w:tcW w:w="3312" w:type="dxa"/>
          </w:tcPr>
          <w:p w14:paraId="2F195DAB" w14:textId="77777777" w:rsidR="00022D51" w:rsidRDefault="007E42F7">
            <w:pPr>
              <w:rPr>
                <w:b/>
                <w:bCs/>
              </w:rPr>
            </w:pPr>
            <w:r>
              <w:rPr>
                <w:b/>
                <w:bCs/>
              </w:rPr>
              <w:t>Key Contact Phone</w:t>
            </w:r>
          </w:p>
        </w:tc>
      </w:tr>
      <w:tr w:rsidR="00022D51" w14:paraId="2F195DAE" w14:textId="77777777">
        <w:tc>
          <w:tcPr>
            <w:tcW w:w="14382" w:type="dxa"/>
            <w:gridSpan w:val="5"/>
          </w:tcPr>
          <w:p w14:paraId="2F195DAD" w14:textId="77777777" w:rsidR="00022D51" w:rsidRDefault="007E42F7">
            <w:pPr>
              <w:rPr>
                <w:b/>
                <w:bCs/>
              </w:rPr>
            </w:pPr>
            <w:r>
              <w:rPr>
                <w:b/>
                <w:bCs/>
              </w:rPr>
              <w:t>Homeowners Associations</w:t>
            </w:r>
          </w:p>
        </w:tc>
      </w:tr>
      <w:tr w:rsidR="00022D51" w14:paraId="2F195DB4" w14:textId="77777777">
        <w:tc>
          <w:tcPr>
            <w:tcW w:w="5340" w:type="dxa"/>
          </w:tcPr>
          <w:p w14:paraId="2F195DAF" w14:textId="77777777" w:rsidR="00022D51" w:rsidRDefault="007E42F7">
            <w:r>
              <w:t>Rocky Ridge Ranch Homeowners Association</w:t>
            </w:r>
          </w:p>
        </w:tc>
        <w:tc>
          <w:tcPr>
            <w:tcW w:w="1440" w:type="dxa"/>
          </w:tcPr>
          <w:p w14:paraId="2F195DB0" w14:textId="77777777" w:rsidR="00022D51" w:rsidRDefault="00022D51"/>
        </w:tc>
        <w:tc>
          <w:tcPr>
            <w:tcW w:w="1740" w:type="dxa"/>
          </w:tcPr>
          <w:p w14:paraId="2F195DB1" w14:textId="77777777" w:rsidR="00022D51" w:rsidRDefault="00022D51"/>
        </w:tc>
        <w:tc>
          <w:tcPr>
            <w:tcW w:w="2550" w:type="dxa"/>
          </w:tcPr>
          <w:p w14:paraId="2F195DB2" w14:textId="77777777" w:rsidR="00022D51" w:rsidRDefault="00022D51"/>
        </w:tc>
        <w:tc>
          <w:tcPr>
            <w:tcW w:w="3312" w:type="dxa"/>
          </w:tcPr>
          <w:p w14:paraId="2F195DB3" w14:textId="77777777" w:rsidR="00022D51" w:rsidRDefault="00022D51"/>
        </w:tc>
      </w:tr>
      <w:tr w:rsidR="00022D51" w14:paraId="2F195DBA" w14:textId="77777777">
        <w:tc>
          <w:tcPr>
            <w:tcW w:w="5340" w:type="dxa"/>
          </w:tcPr>
          <w:p w14:paraId="2F195DB5" w14:textId="77777777" w:rsidR="00022D51" w:rsidRDefault="007E42F7">
            <w:r>
              <w:t>Cascades Homeowners Association</w:t>
            </w:r>
          </w:p>
        </w:tc>
        <w:tc>
          <w:tcPr>
            <w:tcW w:w="1440" w:type="dxa"/>
          </w:tcPr>
          <w:p w14:paraId="2F195DB6" w14:textId="77777777" w:rsidR="00022D51" w:rsidRDefault="00022D51"/>
        </w:tc>
        <w:tc>
          <w:tcPr>
            <w:tcW w:w="1740" w:type="dxa"/>
          </w:tcPr>
          <w:p w14:paraId="2F195DB7" w14:textId="77777777" w:rsidR="00022D51" w:rsidRDefault="00022D51"/>
        </w:tc>
        <w:tc>
          <w:tcPr>
            <w:tcW w:w="2550" w:type="dxa"/>
          </w:tcPr>
          <w:p w14:paraId="2F195DB8" w14:textId="77777777" w:rsidR="00022D51" w:rsidRDefault="00022D51"/>
        </w:tc>
        <w:tc>
          <w:tcPr>
            <w:tcW w:w="3312" w:type="dxa"/>
          </w:tcPr>
          <w:p w14:paraId="2F195DB9" w14:textId="77777777" w:rsidR="00022D51" w:rsidRDefault="00022D51"/>
        </w:tc>
      </w:tr>
      <w:tr w:rsidR="00022D51" w14:paraId="2F195DC0" w14:textId="77777777">
        <w:tc>
          <w:tcPr>
            <w:tcW w:w="5340" w:type="dxa"/>
          </w:tcPr>
          <w:p w14:paraId="2F195DBB" w14:textId="77777777" w:rsidR="00022D51" w:rsidRDefault="007E42F7">
            <w:r>
              <w:t>Royal Oak Estates Homeowners Association</w:t>
            </w:r>
          </w:p>
        </w:tc>
        <w:tc>
          <w:tcPr>
            <w:tcW w:w="1440" w:type="dxa"/>
          </w:tcPr>
          <w:p w14:paraId="2F195DBC" w14:textId="77777777" w:rsidR="00022D51" w:rsidRDefault="00022D51"/>
        </w:tc>
        <w:tc>
          <w:tcPr>
            <w:tcW w:w="1740" w:type="dxa"/>
          </w:tcPr>
          <w:p w14:paraId="2F195DBD" w14:textId="77777777" w:rsidR="00022D51" w:rsidRDefault="00022D51"/>
        </w:tc>
        <w:tc>
          <w:tcPr>
            <w:tcW w:w="2550" w:type="dxa"/>
          </w:tcPr>
          <w:p w14:paraId="2F195DBE" w14:textId="77777777" w:rsidR="00022D51" w:rsidRDefault="00022D51"/>
        </w:tc>
        <w:tc>
          <w:tcPr>
            <w:tcW w:w="3312" w:type="dxa"/>
          </w:tcPr>
          <w:p w14:paraId="2F195DBF" w14:textId="77777777" w:rsidR="00022D51" w:rsidRDefault="00022D51"/>
        </w:tc>
      </w:tr>
      <w:tr w:rsidR="00022D51" w14:paraId="2F195DC2" w14:textId="77777777">
        <w:tc>
          <w:tcPr>
            <w:tcW w:w="14382" w:type="dxa"/>
            <w:gridSpan w:val="5"/>
          </w:tcPr>
          <w:p w14:paraId="2F195DC1" w14:textId="77777777" w:rsidR="00022D51" w:rsidRDefault="007E42F7">
            <w:pPr>
              <w:rPr>
                <w:b/>
                <w:bCs/>
              </w:rPr>
            </w:pPr>
            <w:r>
              <w:rPr>
                <w:b/>
                <w:bCs/>
              </w:rPr>
              <w:t>Church and Religious Organizations</w:t>
            </w:r>
          </w:p>
        </w:tc>
      </w:tr>
      <w:tr w:rsidR="00022D51" w14:paraId="2F195DC8" w14:textId="77777777">
        <w:tc>
          <w:tcPr>
            <w:tcW w:w="5340" w:type="dxa"/>
          </w:tcPr>
          <w:p w14:paraId="2F195DC3" w14:textId="77777777" w:rsidR="00022D51" w:rsidRDefault="007E42F7">
            <w:r>
              <w:t>Royal Oak Victory Church</w:t>
            </w:r>
          </w:p>
        </w:tc>
        <w:tc>
          <w:tcPr>
            <w:tcW w:w="1440" w:type="dxa"/>
          </w:tcPr>
          <w:p w14:paraId="2F195DC4" w14:textId="77777777" w:rsidR="00022D51" w:rsidRDefault="00022D51"/>
        </w:tc>
        <w:tc>
          <w:tcPr>
            <w:tcW w:w="1740" w:type="dxa"/>
          </w:tcPr>
          <w:p w14:paraId="2F195DC5" w14:textId="77777777" w:rsidR="00022D51" w:rsidRDefault="00022D51"/>
        </w:tc>
        <w:tc>
          <w:tcPr>
            <w:tcW w:w="2550" w:type="dxa"/>
          </w:tcPr>
          <w:p w14:paraId="2F195DC6" w14:textId="77777777" w:rsidR="00022D51" w:rsidRDefault="00022D51"/>
        </w:tc>
        <w:tc>
          <w:tcPr>
            <w:tcW w:w="3312" w:type="dxa"/>
          </w:tcPr>
          <w:p w14:paraId="2F195DC7" w14:textId="77777777" w:rsidR="00022D51" w:rsidRDefault="00022D51"/>
        </w:tc>
      </w:tr>
      <w:tr w:rsidR="00022D51" w14:paraId="2F195DCE" w14:textId="77777777">
        <w:tc>
          <w:tcPr>
            <w:tcW w:w="5340" w:type="dxa"/>
          </w:tcPr>
          <w:p w14:paraId="2F195DC9" w14:textId="77777777" w:rsidR="00022D51" w:rsidRDefault="007E42F7">
            <w:r>
              <w:t>Church of Jesus Christ of Latter-Day Saints, Rocky Ridge Ward</w:t>
            </w:r>
          </w:p>
        </w:tc>
        <w:tc>
          <w:tcPr>
            <w:tcW w:w="1440" w:type="dxa"/>
          </w:tcPr>
          <w:p w14:paraId="2F195DCA" w14:textId="77777777" w:rsidR="00022D51" w:rsidRDefault="00022D51"/>
        </w:tc>
        <w:tc>
          <w:tcPr>
            <w:tcW w:w="1740" w:type="dxa"/>
          </w:tcPr>
          <w:p w14:paraId="2F195DCB" w14:textId="77777777" w:rsidR="00022D51" w:rsidRDefault="00022D51"/>
        </w:tc>
        <w:tc>
          <w:tcPr>
            <w:tcW w:w="2550" w:type="dxa"/>
          </w:tcPr>
          <w:p w14:paraId="2F195DCC" w14:textId="77777777" w:rsidR="00022D51" w:rsidRDefault="00022D51"/>
        </w:tc>
        <w:tc>
          <w:tcPr>
            <w:tcW w:w="3312" w:type="dxa"/>
          </w:tcPr>
          <w:p w14:paraId="2F195DCD" w14:textId="77777777" w:rsidR="00022D51" w:rsidRDefault="00022D51"/>
        </w:tc>
      </w:tr>
      <w:tr w:rsidR="00022D51" w14:paraId="2F195DD4" w14:textId="77777777">
        <w:tc>
          <w:tcPr>
            <w:tcW w:w="5340" w:type="dxa"/>
          </w:tcPr>
          <w:p w14:paraId="2F195DCF" w14:textId="77777777" w:rsidR="00022D51" w:rsidRDefault="007E42F7">
            <w:r>
              <w:t>Church of Jesus Christ of Latter-Day Saints, Royal Oak Ward</w:t>
            </w:r>
          </w:p>
        </w:tc>
        <w:tc>
          <w:tcPr>
            <w:tcW w:w="1440" w:type="dxa"/>
          </w:tcPr>
          <w:p w14:paraId="2F195DD0" w14:textId="77777777" w:rsidR="00022D51" w:rsidRDefault="00022D51"/>
        </w:tc>
        <w:tc>
          <w:tcPr>
            <w:tcW w:w="1740" w:type="dxa"/>
          </w:tcPr>
          <w:p w14:paraId="2F195DD1" w14:textId="77777777" w:rsidR="00022D51" w:rsidRDefault="00022D51"/>
        </w:tc>
        <w:tc>
          <w:tcPr>
            <w:tcW w:w="2550" w:type="dxa"/>
          </w:tcPr>
          <w:p w14:paraId="2F195DD2" w14:textId="77777777" w:rsidR="00022D51" w:rsidRDefault="00022D51"/>
        </w:tc>
        <w:tc>
          <w:tcPr>
            <w:tcW w:w="3312" w:type="dxa"/>
          </w:tcPr>
          <w:p w14:paraId="2F195DD3" w14:textId="77777777" w:rsidR="00022D51" w:rsidRDefault="00022D51"/>
        </w:tc>
      </w:tr>
      <w:tr w:rsidR="00022D51" w14:paraId="2F195DDA" w14:textId="77777777">
        <w:tc>
          <w:tcPr>
            <w:tcW w:w="5340" w:type="dxa"/>
          </w:tcPr>
          <w:p w14:paraId="2F195DD5" w14:textId="77777777" w:rsidR="00022D51" w:rsidRDefault="007E42F7">
            <w:r>
              <w:t>Journey Church</w:t>
            </w:r>
          </w:p>
        </w:tc>
        <w:tc>
          <w:tcPr>
            <w:tcW w:w="1440" w:type="dxa"/>
          </w:tcPr>
          <w:p w14:paraId="2F195DD6" w14:textId="77777777" w:rsidR="00022D51" w:rsidRDefault="00022D51"/>
        </w:tc>
        <w:tc>
          <w:tcPr>
            <w:tcW w:w="1740" w:type="dxa"/>
          </w:tcPr>
          <w:p w14:paraId="2F195DD7" w14:textId="77777777" w:rsidR="00022D51" w:rsidRDefault="00022D51"/>
        </w:tc>
        <w:tc>
          <w:tcPr>
            <w:tcW w:w="2550" w:type="dxa"/>
          </w:tcPr>
          <w:p w14:paraId="2F195DD8" w14:textId="77777777" w:rsidR="00022D51" w:rsidRDefault="00022D51"/>
        </w:tc>
        <w:tc>
          <w:tcPr>
            <w:tcW w:w="3312" w:type="dxa"/>
          </w:tcPr>
          <w:p w14:paraId="2F195DD9" w14:textId="77777777" w:rsidR="00022D51" w:rsidRDefault="00022D51"/>
        </w:tc>
      </w:tr>
      <w:tr w:rsidR="00022D51" w14:paraId="2F195DE0" w14:textId="77777777">
        <w:tc>
          <w:tcPr>
            <w:tcW w:w="5340" w:type="dxa"/>
          </w:tcPr>
          <w:p w14:paraId="2F195DDB" w14:textId="77777777" w:rsidR="00022D51" w:rsidRDefault="00022D51"/>
        </w:tc>
        <w:tc>
          <w:tcPr>
            <w:tcW w:w="1440" w:type="dxa"/>
          </w:tcPr>
          <w:p w14:paraId="2F195DDC" w14:textId="77777777" w:rsidR="00022D51" w:rsidRDefault="00022D51"/>
        </w:tc>
        <w:tc>
          <w:tcPr>
            <w:tcW w:w="1740" w:type="dxa"/>
          </w:tcPr>
          <w:p w14:paraId="2F195DDD" w14:textId="77777777" w:rsidR="00022D51" w:rsidRDefault="00022D51"/>
        </w:tc>
        <w:tc>
          <w:tcPr>
            <w:tcW w:w="2550" w:type="dxa"/>
          </w:tcPr>
          <w:p w14:paraId="2F195DDE" w14:textId="77777777" w:rsidR="00022D51" w:rsidRDefault="00022D51"/>
        </w:tc>
        <w:tc>
          <w:tcPr>
            <w:tcW w:w="3312" w:type="dxa"/>
          </w:tcPr>
          <w:p w14:paraId="2F195DDF" w14:textId="77777777" w:rsidR="00022D51" w:rsidRDefault="00022D51"/>
        </w:tc>
      </w:tr>
      <w:tr w:rsidR="00022D51" w14:paraId="2F195DE2" w14:textId="77777777">
        <w:tc>
          <w:tcPr>
            <w:tcW w:w="14382" w:type="dxa"/>
            <w:gridSpan w:val="5"/>
          </w:tcPr>
          <w:p w14:paraId="2F195DE1" w14:textId="77777777" w:rsidR="00022D51" w:rsidRDefault="007E42F7">
            <w:pPr>
              <w:rPr>
                <w:b/>
                <w:bCs/>
              </w:rPr>
            </w:pPr>
            <w:r>
              <w:rPr>
                <w:b/>
                <w:bCs/>
              </w:rPr>
              <w:t>Condominium Associations</w:t>
            </w:r>
          </w:p>
        </w:tc>
      </w:tr>
      <w:tr w:rsidR="00022D51" w14:paraId="2F195DE8" w14:textId="77777777">
        <w:tc>
          <w:tcPr>
            <w:tcW w:w="5340" w:type="dxa"/>
          </w:tcPr>
          <w:p w14:paraId="2F195DE3" w14:textId="77777777" w:rsidR="00022D51" w:rsidRDefault="007E42F7">
            <w:r>
              <w:t>Royal Oak Gardens</w:t>
            </w:r>
          </w:p>
        </w:tc>
        <w:tc>
          <w:tcPr>
            <w:tcW w:w="1440" w:type="dxa"/>
          </w:tcPr>
          <w:p w14:paraId="2F195DE4" w14:textId="77777777" w:rsidR="00022D51" w:rsidRDefault="00022D51"/>
        </w:tc>
        <w:tc>
          <w:tcPr>
            <w:tcW w:w="1740" w:type="dxa"/>
          </w:tcPr>
          <w:p w14:paraId="2F195DE5" w14:textId="77777777" w:rsidR="00022D51" w:rsidRDefault="00022D51"/>
        </w:tc>
        <w:tc>
          <w:tcPr>
            <w:tcW w:w="2550" w:type="dxa"/>
          </w:tcPr>
          <w:p w14:paraId="2F195DE6" w14:textId="77777777" w:rsidR="00022D51" w:rsidRDefault="00022D51"/>
        </w:tc>
        <w:tc>
          <w:tcPr>
            <w:tcW w:w="3312" w:type="dxa"/>
          </w:tcPr>
          <w:p w14:paraId="2F195DE7" w14:textId="77777777" w:rsidR="00022D51" w:rsidRDefault="00022D51"/>
        </w:tc>
      </w:tr>
      <w:tr w:rsidR="00022D51" w14:paraId="2F195DEE" w14:textId="77777777">
        <w:tc>
          <w:tcPr>
            <w:tcW w:w="5340" w:type="dxa"/>
          </w:tcPr>
          <w:p w14:paraId="2F195DE9" w14:textId="77777777" w:rsidR="00022D51" w:rsidRDefault="007E42F7">
            <w:r>
              <w:t>Royal Birch Villas</w:t>
            </w:r>
          </w:p>
        </w:tc>
        <w:tc>
          <w:tcPr>
            <w:tcW w:w="1440" w:type="dxa"/>
          </w:tcPr>
          <w:p w14:paraId="2F195DEA" w14:textId="77777777" w:rsidR="00022D51" w:rsidRDefault="00022D51"/>
        </w:tc>
        <w:tc>
          <w:tcPr>
            <w:tcW w:w="1740" w:type="dxa"/>
          </w:tcPr>
          <w:p w14:paraId="2F195DEB" w14:textId="77777777" w:rsidR="00022D51" w:rsidRDefault="00022D51"/>
        </w:tc>
        <w:tc>
          <w:tcPr>
            <w:tcW w:w="2550" w:type="dxa"/>
          </w:tcPr>
          <w:p w14:paraId="2F195DEC" w14:textId="77777777" w:rsidR="00022D51" w:rsidRDefault="00022D51"/>
        </w:tc>
        <w:tc>
          <w:tcPr>
            <w:tcW w:w="3312" w:type="dxa"/>
          </w:tcPr>
          <w:p w14:paraId="2F195DED" w14:textId="77777777" w:rsidR="00022D51" w:rsidRDefault="00022D51"/>
        </w:tc>
      </w:tr>
      <w:tr w:rsidR="00022D51" w14:paraId="2F195DF4" w14:textId="77777777">
        <w:tc>
          <w:tcPr>
            <w:tcW w:w="5340" w:type="dxa"/>
          </w:tcPr>
          <w:p w14:paraId="2F195DEF" w14:textId="77777777" w:rsidR="00022D51" w:rsidRDefault="007E42F7">
            <w:r>
              <w:t>Royal Birch Mt</w:t>
            </w:r>
          </w:p>
        </w:tc>
        <w:tc>
          <w:tcPr>
            <w:tcW w:w="1440" w:type="dxa"/>
          </w:tcPr>
          <w:p w14:paraId="2F195DF0" w14:textId="77777777" w:rsidR="00022D51" w:rsidRDefault="00022D51"/>
        </w:tc>
        <w:tc>
          <w:tcPr>
            <w:tcW w:w="1740" w:type="dxa"/>
          </w:tcPr>
          <w:p w14:paraId="2F195DF1" w14:textId="77777777" w:rsidR="00022D51" w:rsidRDefault="00022D51"/>
        </w:tc>
        <w:tc>
          <w:tcPr>
            <w:tcW w:w="2550" w:type="dxa"/>
          </w:tcPr>
          <w:p w14:paraId="2F195DF2" w14:textId="77777777" w:rsidR="00022D51" w:rsidRDefault="00022D51"/>
        </w:tc>
        <w:tc>
          <w:tcPr>
            <w:tcW w:w="3312" w:type="dxa"/>
          </w:tcPr>
          <w:p w14:paraId="2F195DF3" w14:textId="77777777" w:rsidR="00022D51" w:rsidRDefault="00022D51"/>
        </w:tc>
      </w:tr>
      <w:tr w:rsidR="00022D51" w14:paraId="2F195DFA" w14:textId="77777777">
        <w:tc>
          <w:tcPr>
            <w:tcW w:w="5340" w:type="dxa"/>
          </w:tcPr>
          <w:p w14:paraId="2F195DF5" w14:textId="77777777" w:rsidR="00022D51" w:rsidRDefault="007E42F7">
            <w:r>
              <w:t>Royal View Estates</w:t>
            </w:r>
          </w:p>
        </w:tc>
        <w:tc>
          <w:tcPr>
            <w:tcW w:w="1440" w:type="dxa"/>
          </w:tcPr>
          <w:p w14:paraId="2F195DF6" w14:textId="77777777" w:rsidR="00022D51" w:rsidRDefault="00022D51"/>
        </w:tc>
        <w:tc>
          <w:tcPr>
            <w:tcW w:w="1740" w:type="dxa"/>
          </w:tcPr>
          <w:p w14:paraId="2F195DF7" w14:textId="77777777" w:rsidR="00022D51" w:rsidRDefault="00022D51"/>
        </w:tc>
        <w:tc>
          <w:tcPr>
            <w:tcW w:w="2550" w:type="dxa"/>
          </w:tcPr>
          <w:p w14:paraId="2F195DF8" w14:textId="77777777" w:rsidR="00022D51" w:rsidRDefault="00022D51"/>
        </w:tc>
        <w:tc>
          <w:tcPr>
            <w:tcW w:w="3312" w:type="dxa"/>
          </w:tcPr>
          <w:p w14:paraId="2F195DF9" w14:textId="77777777" w:rsidR="00022D51" w:rsidRDefault="00022D51"/>
        </w:tc>
      </w:tr>
      <w:tr w:rsidR="00022D51" w14:paraId="2F195E00" w14:textId="77777777">
        <w:tc>
          <w:tcPr>
            <w:tcW w:w="5340" w:type="dxa"/>
          </w:tcPr>
          <w:p w14:paraId="2F195DFB" w14:textId="77777777" w:rsidR="00022D51" w:rsidRDefault="007E42F7">
            <w:r>
              <w:t>Red Haus Condos</w:t>
            </w:r>
          </w:p>
        </w:tc>
        <w:tc>
          <w:tcPr>
            <w:tcW w:w="1440" w:type="dxa"/>
          </w:tcPr>
          <w:p w14:paraId="2F195DFC" w14:textId="77777777" w:rsidR="00022D51" w:rsidRDefault="00022D51"/>
        </w:tc>
        <w:tc>
          <w:tcPr>
            <w:tcW w:w="1740" w:type="dxa"/>
          </w:tcPr>
          <w:p w14:paraId="2F195DFD" w14:textId="77777777" w:rsidR="00022D51" w:rsidRDefault="00022D51"/>
        </w:tc>
        <w:tc>
          <w:tcPr>
            <w:tcW w:w="2550" w:type="dxa"/>
          </w:tcPr>
          <w:p w14:paraId="2F195DFE" w14:textId="77777777" w:rsidR="00022D51" w:rsidRDefault="00022D51"/>
        </w:tc>
        <w:tc>
          <w:tcPr>
            <w:tcW w:w="3312" w:type="dxa"/>
          </w:tcPr>
          <w:p w14:paraId="2F195DFF" w14:textId="77777777" w:rsidR="00022D51" w:rsidRDefault="00022D51"/>
        </w:tc>
      </w:tr>
      <w:tr w:rsidR="00022D51" w14:paraId="2F195E06" w14:textId="77777777">
        <w:tc>
          <w:tcPr>
            <w:tcW w:w="5340" w:type="dxa"/>
          </w:tcPr>
          <w:p w14:paraId="2F195E01" w14:textId="77777777" w:rsidR="00022D51" w:rsidRDefault="007E42F7">
            <w:r>
              <w:t>Rockhaven</w:t>
            </w:r>
          </w:p>
        </w:tc>
        <w:tc>
          <w:tcPr>
            <w:tcW w:w="1440" w:type="dxa"/>
          </w:tcPr>
          <w:p w14:paraId="2F195E02" w14:textId="77777777" w:rsidR="00022D51" w:rsidRDefault="00022D51"/>
        </w:tc>
        <w:tc>
          <w:tcPr>
            <w:tcW w:w="1740" w:type="dxa"/>
          </w:tcPr>
          <w:p w14:paraId="2F195E03" w14:textId="77777777" w:rsidR="00022D51" w:rsidRDefault="00022D51"/>
        </w:tc>
        <w:tc>
          <w:tcPr>
            <w:tcW w:w="2550" w:type="dxa"/>
          </w:tcPr>
          <w:p w14:paraId="2F195E04" w14:textId="77777777" w:rsidR="00022D51" w:rsidRDefault="00022D51"/>
        </w:tc>
        <w:tc>
          <w:tcPr>
            <w:tcW w:w="3312" w:type="dxa"/>
          </w:tcPr>
          <w:p w14:paraId="2F195E05" w14:textId="77777777" w:rsidR="00022D51" w:rsidRDefault="00022D51"/>
        </w:tc>
      </w:tr>
      <w:tr w:rsidR="00022D51" w14:paraId="2F195E0C" w14:textId="77777777">
        <w:tc>
          <w:tcPr>
            <w:tcW w:w="5340" w:type="dxa"/>
          </w:tcPr>
          <w:p w14:paraId="2F195E07" w14:textId="77777777" w:rsidR="00022D51" w:rsidRDefault="007E42F7">
            <w:r>
              <w:t>Rockyspring Grove</w:t>
            </w:r>
          </w:p>
        </w:tc>
        <w:tc>
          <w:tcPr>
            <w:tcW w:w="1440" w:type="dxa"/>
          </w:tcPr>
          <w:p w14:paraId="2F195E08" w14:textId="77777777" w:rsidR="00022D51" w:rsidRDefault="00022D51"/>
        </w:tc>
        <w:tc>
          <w:tcPr>
            <w:tcW w:w="1740" w:type="dxa"/>
          </w:tcPr>
          <w:p w14:paraId="2F195E09" w14:textId="77777777" w:rsidR="00022D51" w:rsidRDefault="00022D51"/>
        </w:tc>
        <w:tc>
          <w:tcPr>
            <w:tcW w:w="2550" w:type="dxa"/>
          </w:tcPr>
          <w:p w14:paraId="2F195E0A" w14:textId="77777777" w:rsidR="00022D51" w:rsidRDefault="00022D51"/>
        </w:tc>
        <w:tc>
          <w:tcPr>
            <w:tcW w:w="3312" w:type="dxa"/>
          </w:tcPr>
          <w:p w14:paraId="2F195E0B" w14:textId="77777777" w:rsidR="00022D51" w:rsidRDefault="00022D51"/>
        </w:tc>
      </w:tr>
      <w:tr w:rsidR="00022D51" w14:paraId="2F195E12" w14:textId="77777777">
        <w:tc>
          <w:tcPr>
            <w:tcW w:w="5340" w:type="dxa"/>
          </w:tcPr>
          <w:p w14:paraId="2F195E0D" w14:textId="77777777" w:rsidR="00022D51" w:rsidRDefault="007E42F7">
            <w:r>
              <w:t>Rockyledge View</w:t>
            </w:r>
          </w:p>
        </w:tc>
        <w:tc>
          <w:tcPr>
            <w:tcW w:w="1440" w:type="dxa"/>
          </w:tcPr>
          <w:p w14:paraId="2F195E0E" w14:textId="77777777" w:rsidR="00022D51" w:rsidRDefault="00022D51"/>
        </w:tc>
        <w:tc>
          <w:tcPr>
            <w:tcW w:w="1740" w:type="dxa"/>
          </w:tcPr>
          <w:p w14:paraId="2F195E0F" w14:textId="77777777" w:rsidR="00022D51" w:rsidRDefault="00022D51"/>
        </w:tc>
        <w:tc>
          <w:tcPr>
            <w:tcW w:w="2550" w:type="dxa"/>
          </w:tcPr>
          <w:p w14:paraId="2F195E10" w14:textId="77777777" w:rsidR="00022D51" w:rsidRDefault="00022D51"/>
        </w:tc>
        <w:tc>
          <w:tcPr>
            <w:tcW w:w="3312" w:type="dxa"/>
          </w:tcPr>
          <w:p w14:paraId="2F195E11" w14:textId="77777777" w:rsidR="00022D51" w:rsidRDefault="00022D51"/>
        </w:tc>
      </w:tr>
      <w:tr w:rsidR="00022D51" w14:paraId="2F195E18" w14:textId="77777777">
        <w:tc>
          <w:tcPr>
            <w:tcW w:w="5340" w:type="dxa"/>
          </w:tcPr>
          <w:p w14:paraId="2F195E13" w14:textId="77777777" w:rsidR="00022D51" w:rsidRDefault="007E42F7">
            <w:r>
              <w:t>Rocky Vista Gardens</w:t>
            </w:r>
          </w:p>
        </w:tc>
        <w:tc>
          <w:tcPr>
            <w:tcW w:w="1440" w:type="dxa"/>
          </w:tcPr>
          <w:p w14:paraId="2F195E14" w14:textId="77777777" w:rsidR="00022D51" w:rsidRDefault="00022D51"/>
        </w:tc>
        <w:tc>
          <w:tcPr>
            <w:tcW w:w="1740" w:type="dxa"/>
          </w:tcPr>
          <w:p w14:paraId="2F195E15" w14:textId="77777777" w:rsidR="00022D51" w:rsidRDefault="00022D51"/>
        </w:tc>
        <w:tc>
          <w:tcPr>
            <w:tcW w:w="2550" w:type="dxa"/>
          </w:tcPr>
          <w:p w14:paraId="2F195E16" w14:textId="77777777" w:rsidR="00022D51" w:rsidRDefault="00022D51"/>
        </w:tc>
        <w:tc>
          <w:tcPr>
            <w:tcW w:w="3312" w:type="dxa"/>
          </w:tcPr>
          <w:p w14:paraId="2F195E17" w14:textId="77777777" w:rsidR="00022D51" w:rsidRDefault="00022D51"/>
        </w:tc>
      </w:tr>
      <w:tr w:rsidR="00022D51" w14:paraId="2F195E1E" w14:textId="77777777">
        <w:tc>
          <w:tcPr>
            <w:tcW w:w="5340" w:type="dxa"/>
          </w:tcPr>
          <w:p w14:paraId="2F195E19" w14:textId="77777777" w:rsidR="00022D51" w:rsidRDefault="007E42F7">
            <w:r>
              <w:t>Royal Vista Terrace (Brownstones)</w:t>
            </w:r>
          </w:p>
        </w:tc>
        <w:tc>
          <w:tcPr>
            <w:tcW w:w="1440" w:type="dxa"/>
          </w:tcPr>
          <w:p w14:paraId="2F195E1A" w14:textId="77777777" w:rsidR="00022D51" w:rsidRDefault="00022D51"/>
        </w:tc>
        <w:tc>
          <w:tcPr>
            <w:tcW w:w="1740" w:type="dxa"/>
          </w:tcPr>
          <w:p w14:paraId="2F195E1B" w14:textId="77777777" w:rsidR="00022D51" w:rsidRDefault="00022D51"/>
        </w:tc>
        <w:tc>
          <w:tcPr>
            <w:tcW w:w="2550" w:type="dxa"/>
          </w:tcPr>
          <w:p w14:paraId="2F195E1C" w14:textId="77777777" w:rsidR="00022D51" w:rsidRDefault="00022D51"/>
        </w:tc>
        <w:tc>
          <w:tcPr>
            <w:tcW w:w="3312" w:type="dxa"/>
          </w:tcPr>
          <w:p w14:paraId="2F195E1D" w14:textId="77777777" w:rsidR="00022D51" w:rsidRDefault="00022D51"/>
        </w:tc>
      </w:tr>
      <w:tr w:rsidR="00022D51" w14:paraId="2F195E24" w14:textId="77777777">
        <w:tc>
          <w:tcPr>
            <w:tcW w:w="5340" w:type="dxa"/>
          </w:tcPr>
          <w:p w14:paraId="2F195E1F" w14:textId="77777777" w:rsidR="00022D51" w:rsidRDefault="007E42F7">
            <w:r>
              <w:t>Rocky Vista Circle (Georgetowns)</w:t>
            </w:r>
          </w:p>
        </w:tc>
        <w:tc>
          <w:tcPr>
            <w:tcW w:w="1440" w:type="dxa"/>
          </w:tcPr>
          <w:p w14:paraId="2F195E20" w14:textId="77777777" w:rsidR="00022D51" w:rsidRDefault="00022D51"/>
        </w:tc>
        <w:tc>
          <w:tcPr>
            <w:tcW w:w="1740" w:type="dxa"/>
          </w:tcPr>
          <w:p w14:paraId="2F195E21" w14:textId="77777777" w:rsidR="00022D51" w:rsidRDefault="00022D51"/>
        </w:tc>
        <w:tc>
          <w:tcPr>
            <w:tcW w:w="2550" w:type="dxa"/>
          </w:tcPr>
          <w:p w14:paraId="2F195E22" w14:textId="77777777" w:rsidR="00022D51" w:rsidRDefault="00022D51"/>
        </w:tc>
        <w:tc>
          <w:tcPr>
            <w:tcW w:w="3312" w:type="dxa"/>
          </w:tcPr>
          <w:p w14:paraId="2F195E23" w14:textId="77777777" w:rsidR="00022D51" w:rsidRDefault="00022D51"/>
        </w:tc>
      </w:tr>
      <w:tr w:rsidR="00022D51" w14:paraId="2F195E26" w14:textId="77777777">
        <w:tc>
          <w:tcPr>
            <w:tcW w:w="14382" w:type="dxa"/>
            <w:gridSpan w:val="5"/>
          </w:tcPr>
          <w:p w14:paraId="2F195E25" w14:textId="77777777" w:rsidR="00022D51" w:rsidRDefault="007E42F7">
            <w:r>
              <w:t>Retirement Homes / Assisted Living</w:t>
            </w:r>
          </w:p>
        </w:tc>
      </w:tr>
      <w:tr w:rsidR="00022D51" w14:paraId="2F195E2C" w14:textId="77777777">
        <w:tc>
          <w:tcPr>
            <w:tcW w:w="5340" w:type="dxa"/>
          </w:tcPr>
          <w:p w14:paraId="2F195E27" w14:textId="77777777" w:rsidR="00022D51" w:rsidRDefault="007E42F7">
            <w:r>
              <w:t>The Manor Village Rocky Ridge</w:t>
            </w:r>
          </w:p>
        </w:tc>
        <w:tc>
          <w:tcPr>
            <w:tcW w:w="1440" w:type="dxa"/>
          </w:tcPr>
          <w:p w14:paraId="2F195E28" w14:textId="77777777" w:rsidR="00022D51" w:rsidRDefault="00022D51"/>
        </w:tc>
        <w:tc>
          <w:tcPr>
            <w:tcW w:w="1740" w:type="dxa"/>
          </w:tcPr>
          <w:p w14:paraId="2F195E29" w14:textId="77777777" w:rsidR="00022D51" w:rsidRDefault="00022D51"/>
        </w:tc>
        <w:tc>
          <w:tcPr>
            <w:tcW w:w="2550" w:type="dxa"/>
          </w:tcPr>
          <w:p w14:paraId="2F195E2A" w14:textId="77777777" w:rsidR="00022D51" w:rsidRDefault="00022D51"/>
        </w:tc>
        <w:tc>
          <w:tcPr>
            <w:tcW w:w="3312" w:type="dxa"/>
          </w:tcPr>
          <w:p w14:paraId="2F195E2B" w14:textId="77777777" w:rsidR="00022D51" w:rsidRDefault="00022D51"/>
        </w:tc>
      </w:tr>
      <w:tr w:rsidR="00022D51" w14:paraId="2F195E32" w14:textId="77777777">
        <w:tc>
          <w:tcPr>
            <w:tcW w:w="5340" w:type="dxa"/>
          </w:tcPr>
          <w:p w14:paraId="2F195E2D" w14:textId="77777777" w:rsidR="00022D51" w:rsidRDefault="007E42F7">
            <w:r>
              <w:t>Rocky Ridge Landing</w:t>
            </w:r>
          </w:p>
        </w:tc>
        <w:tc>
          <w:tcPr>
            <w:tcW w:w="1440" w:type="dxa"/>
          </w:tcPr>
          <w:p w14:paraId="2F195E2E" w14:textId="77777777" w:rsidR="00022D51" w:rsidRDefault="00022D51"/>
        </w:tc>
        <w:tc>
          <w:tcPr>
            <w:tcW w:w="1740" w:type="dxa"/>
          </w:tcPr>
          <w:p w14:paraId="2F195E2F" w14:textId="77777777" w:rsidR="00022D51" w:rsidRDefault="00022D51"/>
        </w:tc>
        <w:tc>
          <w:tcPr>
            <w:tcW w:w="2550" w:type="dxa"/>
          </w:tcPr>
          <w:p w14:paraId="2F195E30" w14:textId="77777777" w:rsidR="00022D51" w:rsidRDefault="00022D51"/>
        </w:tc>
        <w:tc>
          <w:tcPr>
            <w:tcW w:w="3312" w:type="dxa"/>
          </w:tcPr>
          <w:p w14:paraId="2F195E31" w14:textId="77777777" w:rsidR="00022D51" w:rsidRDefault="00022D51"/>
        </w:tc>
      </w:tr>
      <w:tr w:rsidR="00022D51" w14:paraId="2F195E38" w14:textId="77777777">
        <w:tc>
          <w:tcPr>
            <w:tcW w:w="5340" w:type="dxa"/>
          </w:tcPr>
          <w:p w14:paraId="2F195E33" w14:textId="77777777" w:rsidR="00022D51" w:rsidRDefault="007E42F7">
            <w:r>
              <w:t>Rocky Ridge Retirement Community</w:t>
            </w:r>
          </w:p>
        </w:tc>
        <w:tc>
          <w:tcPr>
            <w:tcW w:w="1440" w:type="dxa"/>
          </w:tcPr>
          <w:p w14:paraId="2F195E34" w14:textId="77777777" w:rsidR="00022D51" w:rsidRDefault="00022D51"/>
        </w:tc>
        <w:tc>
          <w:tcPr>
            <w:tcW w:w="1740" w:type="dxa"/>
          </w:tcPr>
          <w:p w14:paraId="2F195E35" w14:textId="77777777" w:rsidR="00022D51" w:rsidRDefault="00022D51"/>
        </w:tc>
        <w:tc>
          <w:tcPr>
            <w:tcW w:w="2550" w:type="dxa"/>
          </w:tcPr>
          <w:p w14:paraId="2F195E36" w14:textId="77777777" w:rsidR="00022D51" w:rsidRDefault="00022D51"/>
        </w:tc>
        <w:tc>
          <w:tcPr>
            <w:tcW w:w="3312" w:type="dxa"/>
          </w:tcPr>
          <w:p w14:paraId="2F195E37" w14:textId="77777777" w:rsidR="00022D51" w:rsidRDefault="00022D51"/>
        </w:tc>
      </w:tr>
      <w:tr w:rsidR="00022D51" w14:paraId="2F195E3A" w14:textId="77777777">
        <w:tc>
          <w:tcPr>
            <w:tcW w:w="14382" w:type="dxa"/>
            <w:gridSpan w:val="5"/>
          </w:tcPr>
          <w:p w14:paraId="2F195E39" w14:textId="77777777" w:rsidR="00022D51" w:rsidRDefault="007E42F7">
            <w:r>
              <w:rPr>
                <w:b/>
                <w:bCs/>
              </w:rPr>
              <w:t>Other</w:t>
            </w:r>
          </w:p>
        </w:tc>
      </w:tr>
      <w:tr w:rsidR="00022D51" w14:paraId="2F195E40" w14:textId="77777777">
        <w:tc>
          <w:tcPr>
            <w:tcW w:w="5340" w:type="dxa"/>
          </w:tcPr>
          <w:p w14:paraId="2F195E3B" w14:textId="77777777" w:rsidR="00022D51" w:rsidRDefault="007E42F7">
            <w:r>
              <w:t>Royal Oak Community Gardens</w:t>
            </w:r>
          </w:p>
        </w:tc>
        <w:tc>
          <w:tcPr>
            <w:tcW w:w="1440" w:type="dxa"/>
          </w:tcPr>
          <w:p w14:paraId="2F195E3C" w14:textId="77777777" w:rsidR="00022D51" w:rsidRDefault="00022D51"/>
        </w:tc>
        <w:tc>
          <w:tcPr>
            <w:tcW w:w="1740" w:type="dxa"/>
          </w:tcPr>
          <w:p w14:paraId="2F195E3D" w14:textId="77777777" w:rsidR="00022D51" w:rsidRDefault="00022D51"/>
        </w:tc>
        <w:tc>
          <w:tcPr>
            <w:tcW w:w="2550" w:type="dxa"/>
          </w:tcPr>
          <w:p w14:paraId="2F195E3E" w14:textId="77777777" w:rsidR="00022D51" w:rsidRDefault="00022D51"/>
        </w:tc>
        <w:tc>
          <w:tcPr>
            <w:tcW w:w="3312" w:type="dxa"/>
          </w:tcPr>
          <w:p w14:paraId="2F195E3F" w14:textId="77777777" w:rsidR="00022D51" w:rsidRDefault="00022D51"/>
        </w:tc>
      </w:tr>
      <w:tr w:rsidR="00022D51" w14:paraId="2F195E46" w14:textId="77777777">
        <w:tc>
          <w:tcPr>
            <w:tcW w:w="5340" w:type="dxa"/>
          </w:tcPr>
          <w:p w14:paraId="2F195E41" w14:textId="77777777" w:rsidR="00022D51" w:rsidRDefault="007E42F7">
            <w:r>
              <w:t>Shane Homes Rocky Ridge YMCA</w:t>
            </w:r>
          </w:p>
        </w:tc>
        <w:tc>
          <w:tcPr>
            <w:tcW w:w="1440" w:type="dxa"/>
          </w:tcPr>
          <w:p w14:paraId="2F195E42" w14:textId="77777777" w:rsidR="00022D51" w:rsidRDefault="00022D51"/>
        </w:tc>
        <w:tc>
          <w:tcPr>
            <w:tcW w:w="1740" w:type="dxa"/>
          </w:tcPr>
          <w:p w14:paraId="2F195E43" w14:textId="77777777" w:rsidR="00022D51" w:rsidRDefault="00022D51"/>
        </w:tc>
        <w:tc>
          <w:tcPr>
            <w:tcW w:w="2550" w:type="dxa"/>
          </w:tcPr>
          <w:p w14:paraId="2F195E44" w14:textId="77777777" w:rsidR="00022D51" w:rsidRDefault="00022D51"/>
        </w:tc>
        <w:tc>
          <w:tcPr>
            <w:tcW w:w="3312" w:type="dxa"/>
          </w:tcPr>
          <w:p w14:paraId="2F195E45" w14:textId="77777777" w:rsidR="00022D51" w:rsidRDefault="00022D51"/>
        </w:tc>
      </w:tr>
      <w:tr w:rsidR="00022D51" w14:paraId="2F195E4C" w14:textId="77777777">
        <w:tc>
          <w:tcPr>
            <w:tcW w:w="5340" w:type="dxa"/>
          </w:tcPr>
          <w:p w14:paraId="2F195E47" w14:textId="77777777" w:rsidR="00022D51" w:rsidRDefault="007E42F7">
            <w:r>
              <w:t>WD Pratt School Parents / Fundraising Society</w:t>
            </w:r>
          </w:p>
        </w:tc>
        <w:tc>
          <w:tcPr>
            <w:tcW w:w="1440" w:type="dxa"/>
          </w:tcPr>
          <w:p w14:paraId="2F195E48" w14:textId="77777777" w:rsidR="00022D51" w:rsidRDefault="00022D51"/>
        </w:tc>
        <w:tc>
          <w:tcPr>
            <w:tcW w:w="1740" w:type="dxa"/>
          </w:tcPr>
          <w:p w14:paraId="2F195E49" w14:textId="77777777" w:rsidR="00022D51" w:rsidRDefault="00022D51"/>
        </w:tc>
        <w:tc>
          <w:tcPr>
            <w:tcW w:w="2550" w:type="dxa"/>
          </w:tcPr>
          <w:p w14:paraId="2F195E4A" w14:textId="77777777" w:rsidR="00022D51" w:rsidRDefault="00022D51"/>
        </w:tc>
        <w:tc>
          <w:tcPr>
            <w:tcW w:w="3312" w:type="dxa"/>
          </w:tcPr>
          <w:p w14:paraId="2F195E4B" w14:textId="77777777" w:rsidR="00022D51" w:rsidRDefault="00022D51"/>
        </w:tc>
      </w:tr>
      <w:tr w:rsidR="00022D51" w14:paraId="2F195E52" w14:textId="77777777">
        <w:tc>
          <w:tcPr>
            <w:tcW w:w="5340" w:type="dxa"/>
          </w:tcPr>
          <w:p w14:paraId="2F195E4D" w14:textId="77777777" w:rsidR="00022D51" w:rsidRDefault="007E42F7">
            <w:r>
              <w:t>Royal Oak School Parents / Fundraising Society</w:t>
            </w:r>
          </w:p>
        </w:tc>
        <w:tc>
          <w:tcPr>
            <w:tcW w:w="1440" w:type="dxa"/>
          </w:tcPr>
          <w:p w14:paraId="2F195E4E" w14:textId="77777777" w:rsidR="00022D51" w:rsidRDefault="00022D51"/>
        </w:tc>
        <w:tc>
          <w:tcPr>
            <w:tcW w:w="1740" w:type="dxa"/>
          </w:tcPr>
          <w:p w14:paraId="2F195E4F" w14:textId="77777777" w:rsidR="00022D51" w:rsidRDefault="00022D51"/>
        </w:tc>
        <w:tc>
          <w:tcPr>
            <w:tcW w:w="2550" w:type="dxa"/>
          </w:tcPr>
          <w:p w14:paraId="2F195E50" w14:textId="77777777" w:rsidR="00022D51" w:rsidRDefault="00022D51"/>
        </w:tc>
        <w:tc>
          <w:tcPr>
            <w:tcW w:w="3312" w:type="dxa"/>
          </w:tcPr>
          <w:p w14:paraId="2F195E51" w14:textId="77777777" w:rsidR="00022D51" w:rsidRDefault="00022D51"/>
        </w:tc>
      </w:tr>
    </w:tbl>
    <w:p w14:paraId="2F195E53" w14:textId="77777777" w:rsidR="00022D51" w:rsidRDefault="00022D51"/>
    <w:p w14:paraId="2F195E54" w14:textId="77777777" w:rsidR="00022D51" w:rsidRDefault="00022D51"/>
    <w:p w14:paraId="2F195E55" w14:textId="77777777" w:rsidR="00022D51" w:rsidRDefault="007E42F7">
      <w:pPr>
        <w:spacing w:after="160" w:line="259" w:lineRule="auto"/>
        <w:ind w:left="0"/>
        <w:rPr>
          <w:rFonts w:ascii="Cambria" w:eastAsia="Cambria" w:hAnsi="Cambria" w:cs="Cambria"/>
          <w:b/>
          <w:bCs/>
          <w:sz w:val="28"/>
          <w:szCs w:val="28"/>
        </w:rPr>
        <w:sectPr w:rsidR="00022D51">
          <w:pgSz w:w="15840" w:h="12240" w:orient="landscape"/>
          <w:pgMar w:top="720" w:right="720" w:bottom="720" w:left="720" w:header="720" w:footer="3600" w:gutter="0"/>
          <w:cols w:space="720"/>
        </w:sectPr>
      </w:pPr>
      <w:r>
        <w:br w:type="page"/>
      </w:r>
    </w:p>
    <w:p w14:paraId="2F195E56" w14:textId="77777777" w:rsidR="00022D51" w:rsidRDefault="007E42F7">
      <w:pPr>
        <w:pStyle w:val="Heading2"/>
      </w:pPr>
      <w:bookmarkStart w:id="230" w:name="_1664s55" w:colFirst="0" w:colLast="0"/>
      <w:bookmarkEnd w:id="230"/>
      <w:r>
        <w:rPr>
          <w:highlight w:val="yellow"/>
        </w:rPr>
        <w:t>Contact list from 2015 Business Plan – Update?</w:t>
      </w:r>
    </w:p>
    <w:tbl>
      <w:tblPr>
        <w:tblStyle w:val="a4"/>
        <w:tblW w:w="10078" w:type="dxa"/>
        <w:tblInd w:w="-107" w:type="dxa"/>
        <w:tblLayout w:type="fixed"/>
        <w:tblLook w:val="0400" w:firstRow="0" w:lastRow="0" w:firstColumn="0" w:lastColumn="0" w:noHBand="0" w:noVBand="1"/>
      </w:tblPr>
      <w:tblGrid>
        <w:gridCol w:w="3761"/>
        <w:gridCol w:w="2148"/>
        <w:gridCol w:w="4169"/>
      </w:tblGrid>
      <w:tr w:rsidR="00022D51" w14:paraId="2F195E5A" w14:textId="77777777">
        <w:trPr>
          <w:trHeight w:val="446"/>
        </w:trPr>
        <w:tc>
          <w:tcPr>
            <w:tcW w:w="3761" w:type="dxa"/>
            <w:tcBorders>
              <w:top w:val="single" w:sz="4" w:space="0" w:color="000000"/>
              <w:left w:val="single" w:sz="4" w:space="0" w:color="000000"/>
              <w:bottom w:val="single" w:sz="4" w:space="0" w:color="000000"/>
              <w:right w:val="single" w:sz="4" w:space="0" w:color="000000"/>
            </w:tcBorders>
            <w:shd w:val="clear" w:color="auto" w:fill="EEECE1"/>
          </w:tcPr>
          <w:p w14:paraId="2F195E57" w14:textId="77777777" w:rsidR="00022D51" w:rsidRDefault="007E42F7">
            <w:pPr>
              <w:spacing w:line="259" w:lineRule="auto"/>
              <w:ind w:left="0" w:right="167"/>
              <w:jc w:val="center"/>
            </w:pPr>
            <w:r>
              <w:rPr>
                <w:rFonts w:ascii="Calibri" w:eastAsia="Calibri" w:hAnsi="Calibri" w:cs="Calibri"/>
                <w:b/>
                <w:bCs/>
              </w:rPr>
              <w:t xml:space="preserve">Executive Officers </w:t>
            </w:r>
          </w:p>
        </w:tc>
        <w:tc>
          <w:tcPr>
            <w:tcW w:w="2148" w:type="dxa"/>
            <w:tcBorders>
              <w:top w:val="single" w:sz="4" w:space="0" w:color="000000"/>
              <w:left w:val="single" w:sz="4" w:space="0" w:color="000000"/>
              <w:bottom w:val="single" w:sz="4" w:space="0" w:color="000000"/>
              <w:right w:val="single" w:sz="4" w:space="0" w:color="000000"/>
            </w:tcBorders>
            <w:shd w:val="clear" w:color="auto" w:fill="EEECE1"/>
          </w:tcPr>
          <w:p w14:paraId="2F195E58" w14:textId="77777777" w:rsidR="00022D51" w:rsidRDefault="007E42F7">
            <w:pPr>
              <w:spacing w:line="259" w:lineRule="auto"/>
              <w:ind w:left="0" w:right="168"/>
              <w:jc w:val="center"/>
            </w:pPr>
            <w:r>
              <w:rPr>
                <w:rFonts w:ascii="Calibri" w:eastAsia="Calibri" w:hAnsi="Calibri" w:cs="Calibri"/>
                <w:b/>
                <w:bCs/>
              </w:rPr>
              <w:t xml:space="preserve">Phone </w:t>
            </w:r>
          </w:p>
        </w:tc>
        <w:tc>
          <w:tcPr>
            <w:tcW w:w="4169" w:type="dxa"/>
            <w:tcBorders>
              <w:top w:val="single" w:sz="4" w:space="0" w:color="000000"/>
              <w:left w:val="single" w:sz="4" w:space="0" w:color="000000"/>
              <w:bottom w:val="single" w:sz="4" w:space="0" w:color="000000"/>
              <w:right w:val="single" w:sz="4" w:space="0" w:color="000000"/>
            </w:tcBorders>
            <w:shd w:val="clear" w:color="auto" w:fill="EEECE1"/>
          </w:tcPr>
          <w:p w14:paraId="2F195E59" w14:textId="77777777" w:rsidR="00022D51" w:rsidRDefault="007E42F7">
            <w:pPr>
              <w:spacing w:line="259" w:lineRule="auto"/>
              <w:ind w:left="0" w:right="165"/>
              <w:jc w:val="center"/>
            </w:pPr>
            <w:r>
              <w:rPr>
                <w:rFonts w:ascii="Calibri" w:eastAsia="Calibri" w:hAnsi="Calibri" w:cs="Calibri"/>
                <w:b/>
                <w:bCs/>
              </w:rPr>
              <w:t xml:space="preserve">Email </w:t>
            </w:r>
          </w:p>
        </w:tc>
      </w:tr>
      <w:tr w:rsidR="00022D51" w14:paraId="2F195E5F" w14:textId="77777777">
        <w:trPr>
          <w:trHeight w:val="599"/>
        </w:trPr>
        <w:tc>
          <w:tcPr>
            <w:tcW w:w="3761" w:type="dxa"/>
            <w:tcBorders>
              <w:top w:val="single" w:sz="4" w:space="0" w:color="000000"/>
              <w:left w:val="single" w:sz="4" w:space="0" w:color="000000"/>
              <w:bottom w:val="single" w:sz="4" w:space="0" w:color="000000"/>
              <w:right w:val="single" w:sz="4" w:space="0" w:color="000000"/>
            </w:tcBorders>
          </w:tcPr>
          <w:p w14:paraId="2F195E5B" w14:textId="77777777" w:rsidR="00022D51" w:rsidRDefault="007E42F7">
            <w:pPr>
              <w:spacing w:line="259" w:lineRule="auto"/>
              <w:ind w:left="108"/>
            </w:pPr>
            <w:r>
              <w:rPr>
                <w:rFonts w:ascii="Calibri" w:eastAsia="Calibri" w:hAnsi="Calibri" w:cs="Calibri"/>
              </w:rPr>
              <w:t xml:space="preserve">Tessa Sakamoto  </w:t>
            </w:r>
          </w:p>
          <w:p w14:paraId="2F195E5C" w14:textId="77777777" w:rsidR="00022D51" w:rsidRDefault="007E42F7">
            <w:pPr>
              <w:spacing w:line="259" w:lineRule="auto"/>
              <w:ind w:left="108"/>
            </w:pPr>
            <w:r>
              <w:rPr>
                <w:rFonts w:ascii="Calibri" w:eastAsia="Calibri" w:hAnsi="Calibri" w:cs="Calibri"/>
              </w:rPr>
              <w:t>–</w:t>
            </w:r>
            <w:r>
              <w:t xml:space="preserve"> </w:t>
            </w:r>
            <w:r>
              <w:rPr>
                <w:rFonts w:ascii="Calibri" w:eastAsia="Calibri" w:hAnsi="Calibri" w:cs="Calibri"/>
              </w:rPr>
              <w:t xml:space="preserve">Acting President </w:t>
            </w:r>
          </w:p>
        </w:tc>
        <w:tc>
          <w:tcPr>
            <w:tcW w:w="2148" w:type="dxa"/>
            <w:tcBorders>
              <w:top w:val="single" w:sz="4" w:space="0" w:color="000000"/>
              <w:left w:val="single" w:sz="4" w:space="0" w:color="000000"/>
              <w:bottom w:val="single" w:sz="4" w:space="0" w:color="000000"/>
              <w:right w:val="single" w:sz="4" w:space="0" w:color="000000"/>
            </w:tcBorders>
          </w:tcPr>
          <w:p w14:paraId="2F195E5D" w14:textId="77777777" w:rsidR="00022D51" w:rsidRDefault="007E42F7">
            <w:pPr>
              <w:spacing w:line="259" w:lineRule="auto"/>
              <w:ind w:left="0"/>
            </w:pPr>
            <w:r>
              <w:rPr>
                <w:rFonts w:ascii="Calibri" w:eastAsia="Calibri" w:hAnsi="Calibri" w:cs="Calibri"/>
              </w:rPr>
              <w:t xml:space="preserve">403 605-8591 </w:t>
            </w:r>
          </w:p>
        </w:tc>
        <w:tc>
          <w:tcPr>
            <w:tcW w:w="4169" w:type="dxa"/>
            <w:tcBorders>
              <w:top w:val="single" w:sz="4" w:space="0" w:color="000000"/>
              <w:left w:val="single" w:sz="4" w:space="0" w:color="000000"/>
              <w:bottom w:val="single" w:sz="4" w:space="0" w:color="000000"/>
              <w:right w:val="single" w:sz="4" w:space="0" w:color="000000"/>
            </w:tcBorders>
          </w:tcPr>
          <w:p w14:paraId="2F195E5E" w14:textId="77777777" w:rsidR="00022D51" w:rsidRDefault="007E42F7">
            <w:pPr>
              <w:spacing w:line="259" w:lineRule="auto"/>
              <w:ind w:left="144" w:right="61"/>
            </w:pPr>
            <w:r>
              <w:rPr>
                <w:rFonts w:ascii="Calibri" w:eastAsia="Calibri" w:hAnsi="Calibri" w:cs="Calibri"/>
              </w:rPr>
              <w:t xml:space="preserve">tessa.sakamoto@me.com  president @rrroca.org  </w:t>
            </w:r>
          </w:p>
        </w:tc>
      </w:tr>
      <w:tr w:rsidR="00022D51" w14:paraId="2F195E64"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60" w14:textId="77777777" w:rsidR="00022D51" w:rsidRDefault="007E42F7">
            <w:pPr>
              <w:spacing w:line="259" w:lineRule="auto"/>
              <w:ind w:left="108"/>
            </w:pPr>
            <w:r>
              <w:rPr>
                <w:rFonts w:ascii="Calibri" w:eastAsia="Calibri" w:hAnsi="Calibri" w:cs="Calibri"/>
              </w:rPr>
              <w:t xml:space="preserve">Ali Oonwala  </w:t>
            </w:r>
          </w:p>
          <w:p w14:paraId="2F195E61" w14:textId="77777777" w:rsidR="00022D51" w:rsidRDefault="007E42F7">
            <w:pPr>
              <w:spacing w:line="259" w:lineRule="auto"/>
              <w:ind w:left="108"/>
            </w:pPr>
            <w:r>
              <w:rPr>
                <w:rFonts w:ascii="Calibri" w:eastAsia="Calibri" w:hAnsi="Calibri" w:cs="Calibri"/>
              </w:rPr>
              <w:t xml:space="preserve">– Vice President  </w:t>
            </w:r>
          </w:p>
        </w:tc>
        <w:tc>
          <w:tcPr>
            <w:tcW w:w="2148" w:type="dxa"/>
            <w:tcBorders>
              <w:top w:val="single" w:sz="4" w:space="0" w:color="000000"/>
              <w:left w:val="single" w:sz="4" w:space="0" w:color="000000"/>
              <w:bottom w:val="single" w:sz="4" w:space="0" w:color="000000"/>
              <w:right w:val="single" w:sz="4" w:space="0" w:color="000000"/>
            </w:tcBorders>
          </w:tcPr>
          <w:p w14:paraId="2F195E62" w14:textId="77777777" w:rsidR="00022D51" w:rsidRDefault="007E42F7">
            <w:pPr>
              <w:spacing w:line="259" w:lineRule="auto"/>
              <w:ind w:left="0"/>
            </w:pPr>
            <w:r>
              <w:rPr>
                <w:rFonts w:ascii="Calibri" w:eastAsia="Calibri" w:hAnsi="Calibri" w:cs="Calibri"/>
              </w:rPr>
              <w:t xml:space="preserve">587 586-5253 </w:t>
            </w:r>
          </w:p>
        </w:tc>
        <w:tc>
          <w:tcPr>
            <w:tcW w:w="4169" w:type="dxa"/>
            <w:tcBorders>
              <w:top w:val="single" w:sz="4" w:space="0" w:color="000000"/>
              <w:left w:val="single" w:sz="4" w:space="0" w:color="000000"/>
              <w:bottom w:val="single" w:sz="4" w:space="0" w:color="000000"/>
              <w:right w:val="single" w:sz="4" w:space="0" w:color="000000"/>
            </w:tcBorders>
          </w:tcPr>
          <w:p w14:paraId="2F195E63" w14:textId="77777777" w:rsidR="00022D51" w:rsidRDefault="007E42F7">
            <w:pPr>
              <w:spacing w:line="259" w:lineRule="auto"/>
              <w:ind w:left="144"/>
            </w:pPr>
            <w:r>
              <w:rPr>
                <w:rFonts w:ascii="Calibri" w:eastAsia="Calibri" w:hAnsi="Calibri" w:cs="Calibri"/>
              </w:rPr>
              <w:t xml:space="preserve">ali.oonwala@shawcable.com vp@rrroca.org </w:t>
            </w:r>
          </w:p>
        </w:tc>
      </w:tr>
      <w:tr w:rsidR="00022D51" w14:paraId="2F195E68"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65" w14:textId="77777777" w:rsidR="00022D51" w:rsidRDefault="007E42F7">
            <w:pPr>
              <w:spacing w:line="259" w:lineRule="auto"/>
              <w:ind w:left="108" w:right="1798"/>
            </w:pPr>
            <w:r>
              <w:rPr>
                <w:rFonts w:ascii="Calibri" w:eastAsia="Calibri" w:hAnsi="Calibri" w:cs="Calibri"/>
              </w:rPr>
              <w:t xml:space="preserve">Paul Watson  – Treasurer  </w:t>
            </w:r>
          </w:p>
        </w:tc>
        <w:tc>
          <w:tcPr>
            <w:tcW w:w="2148" w:type="dxa"/>
            <w:tcBorders>
              <w:top w:val="single" w:sz="4" w:space="0" w:color="000000"/>
              <w:left w:val="single" w:sz="4" w:space="0" w:color="000000"/>
              <w:bottom w:val="single" w:sz="4" w:space="0" w:color="000000"/>
              <w:right w:val="single" w:sz="4" w:space="0" w:color="000000"/>
            </w:tcBorders>
          </w:tcPr>
          <w:p w14:paraId="2F195E66" w14:textId="77777777" w:rsidR="00022D51" w:rsidRDefault="007E42F7">
            <w:pPr>
              <w:spacing w:line="259" w:lineRule="auto"/>
              <w:ind w:left="0"/>
            </w:pPr>
            <w:r>
              <w:rPr>
                <w:rFonts w:ascii="Calibri" w:eastAsia="Calibri" w:hAnsi="Calibri" w:cs="Calibri"/>
              </w:rPr>
              <w:t xml:space="preserve">587-586-8487 </w:t>
            </w:r>
          </w:p>
        </w:tc>
        <w:tc>
          <w:tcPr>
            <w:tcW w:w="4169" w:type="dxa"/>
            <w:tcBorders>
              <w:top w:val="single" w:sz="4" w:space="0" w:color="000000"/>
              <w:left w:val="single" w:sz="4" w:space="0" w:color="000000"/>
              <w:bottom w:val="single" w:sz="4" w:space="0" w:color="000000"/>
              <w:right w:val="single" w:sz="4" w:space="0" w:color="000000"/>
            </w:tcBorders>
          </w:tcPr>
          <w:p w14:paraId="2F195E67" w14:textId="77777777" w:rsidR="00022D51" w:rsidRDefault="007E42F7">
            <w:pPr>
              <w:spacing w:line="259" w:lineRule="auto"/>
              <w:ind w:left="144"/>
            </w:pPr>
            <w:r>
              <w:rPr>
                <w:rFonts w:ascii="Calibri" w:eastAsia="Calibri" w:hAnsi="Calibri" w:cs="Calibri"/>
              </w:rPr>
              <w:t xml:space="preserve">pewatson@kpmg.ca treasurer@rrroca.org </w:t>
            </w:r>
          </w:p>
        </w:tc>
      </w:tr>
      <w:tr w:rsidR="00022D51" w14:paraId="2F195E6C" w14:textId="77777777">
        <w:trPr>
          <w:trHeight w:val="305"/>
        </w:trPr>
        <w:tc>
          <w:tcPr>
            <w:tcW w:w="3761" w:type="dxa"/>
            <w:tcBorders>
              <w:top w:val="single" w:sz="4" w:space="0" w:color="000000"/>
              <w:left w:val="single" w:sz="4" w:space="0" w:color="000000"/>
              <w:bottom w:val="single" w:sz="4" w:space="0" w:color="000000"/>
              <w:right w:val="single" w:sz="4" w:space="0" w:color="000000"/>
            </w:tcBorders>
          </w:tcPr>
          <w:p w14:paraId="2F195E69" w14:textId="77777777" w:rsidR="00022D51" w:rsidRDefault="007E42F7">
            <w:pPr>
              <w:spacing w:line="259" w:lineRule="auto"/>
              <w:ind w:left="108"/>
            </w:pPr>
            <w:r>
              <w:rPr>
                <w:rFonts w:ascii="Calibri" w:eastAsia="Calibri" w:hAnsi="Calibri" w:cs="Calibri"/>
              </w:rPr>
              <w:t xml:space="preserve">Loretta Kao Mo </w:t>
            </w:r>
          </w:p>
        </w:tc>
        <w:tc>
          <w:tcPr>
            <w:tcW w:w="2148" w:type="dxa"/>
            <w:tcBorders>
              <w:top w:val="single" w:sz="4" w:space="0" w:color="000000"/>
              <w:left w:val="single" w:sz="4" w:space="0" w:color="000000"/>
              <w:bottom w:val="single" w:sz="4" w:space="0" w:color="000000"/>
              <w:right w:val="single" w:sz="4" w:space="0" w:color="000000"/>
            </w:tcBorders>
          </w:tcPr>
          <w:p w14:paraId="2F195E6A" w14:textId="77777777" w:rsidR="00022D51" w:rsidRDefault="007E42F7">
            <w:pPr>
              <w:spacing w:line="259" w:lineRule="auto"/>
              <w:ind w:left="0"/>
            </w:pPr>
            <w:r>
              <w:rPr>
                <w:rFonts w:ascii="Calibri" w:eastAsia="Calibri" w:hAnsi="Calibri" w:cs="Calibri"/>
              </w:rPr>
              <w:t xml:space="preserve">403 456-3388 </w:t>
            </w:r>
          </w:p>
        </w:tc>
        <w:tc>
          <w:tcPr>
            <w:tcW w:w="4169" w:type="dxa"/>
            <w:tcBorders>
              <w:top w:val="single" w:sz="4" w:space="0" w:color="000000"/>
              <w:left w:val="single" w:sz="4" w:space="0" w:color="000000"/>
              <w:bottom w:val="single" w:sz="4" w:space="0" w:color="000000"/>
              <w:right w:val="single" w:sz="4" w:space="0" w:color="000000"/>
            </w:tcBorders>
          </w:tcPr>
          <w:p w14:paraId="2F195E6B" w14:textId="77777777" w:rsidR="00022D51" w:rsidRDefault="007E42F7">
            <w:pPr>
              <w:spacing w:line="259" w:lineRule="auto"/>
              <w:ind w:left="144"/>
            </w:pPr>
            <w:r>
              <w:rPr>
                <w:rFonts w:ascii="Calibri" w:eastAsia="Calibri" w:hAnsi="Calibri" w:cs="Calibri"/>
              </w:rPr>
              <w:t xml:space="preserve">lorettakao@yahoo.com </w:t>
            </w:r>
          </w:p>
        </w:tc>
      </w:tr>
      <w:tr w:rsidR="00022D51" w14:paraId="2F195E70" w14:textId="77777777">
        <w:trPr>
          <w:trHeight w:val="304"/>
        </w:trPr>
        <w:tc>
          <w:tcPr>
            <w:tcW w:w="3761" w:type="dxa"/>
            <w:tcBorders>
              <w:top w:val="single" w:sz="4" w:space="0" w:color="000000"/>
              <w:left w:val="single" w:sz="4" w:space="0" w:color="000000"/>
              <w:bottom w:val="single" w:sz="4" w:space="0" w:color="000000"/>
              <w:right w:val="single" w:sz="4" w:space="0" w:color="000000"/>
            </w:tcBorders>
          </w:tcPr>
          <w:p w14:paraId="2F195E6D" w14:textId="77777777" w:rsidR="00022D51" w:rsidRDefault="007E42F7">
            <w:pPr>
              <w:spacing w:line="259" w:lineRule="auto"/>
              <w:ind w:left="108"/>
            </w:pPr>
            <w:r>
              <w:rPr>
                <w:rFonts w:ascii="Calibri" w:eastAsia="Calibri" w:hAnsi="Calibri" w:cs="Calibri"/>
              </w:rPr>
              <w:t xml:space="preserve">– Secretary </w:t>
            </w:r>
          </w:p>
        </w:tc>
        <w:tc>
          <w:tcPr>
            <w:tcW w:w="2148" w:type="dxa"/>
            <w:tcBorders>
              <w:top w:val="single" w:sz="4" w:space="0" w:color="000000"/>
              <w:left w:val="single" w:sz="4" w:space="0" w:color="000000"/>
              <w:bottom w:val="single" w:sz="4" w:space="0" w:color="000000"/>
              <w:right w:val="single" w:sz="4" w:space="0" w:color="000000"/>
            </w:tcBorders>
          </w:tcPr>
          <w:p w14:paraId="2F195E6E" w14:textId="77777777" w:rsidR="00022D51" w:rsidRDefault="00022D51">
            <w:pPr>
              <w:spacing w:after="160" w:line="259" w:lineRule="auto"/>
              <w:ind w:left="0"/>
            </w:pPr>
          </w:p>
        </w:tc>
        <w:tc>
          <w:tcPr>
            <w:tcW w:w="4169" w:type="dxa"/>
            <w:tcBorders>
              <w:top w:val="single" w:sz="4" w:space="0" w:color="000000"/>
              <w:left w:val="single" w:sz="4" w:space="0" w:color="000000"/>
              <w:bottom w:val="single" w:sz="4" w:space="0" w:color="000000"/>
              <w:right w:val="single" w:sz="4" w:space="0" w:color="000000"/>
            </w:tcBorders>
          </w:tcPr>
          <w:p w14:paraId="2F195E6F" w14:textId="77777777" w:rsidR="00022D51" w:rsidRDefault="007E42F7">
            <w:pPr>
              <w:spacing w:line="259" w:lineRule="auto"/>
              <w:ind w:left="144"/>
            </w:pPr>
            <w:r>
              <w:rPr>
                <w:rFonts w:ascii="Calibri" w:eastAsia="Calibri" w:hAnsi="Calibri" w:cs="Calibri"/>
              </w:rPr>
              <w:t xml:space="preserve">secretary@rrroca.org </w:t>
            </w:r>
          </w:p>
        </w:tc>
      </w:tr>
      <w:tr w:rsidR="00022D51" w14:paraId="2F195E74" w14:textId="77777777">
        <w:trPr>
          <w:trHeight w:val="449"/>
        </w:trPr>
        <w:tc>
          <w:tcPr>
            <w:tcW w:w="3761" w:type="dxa"/>
            <w:tcBorders>
              <w:top w:val="single" w:sz="4" w:space="0" w:color="000000"/>
              <w:left w:val="single" w:sz="4" w:space="0" w:color="000000"/>
              <w:bottom w:val="single" w:sz="4" w:space="0" w:color="000000"/>
              <w:right w:val="single" w:sz="4" w:space="0" w:color="000000"/>
            </w:tcBorders>
            <w:shd w:val="clear" w:color="auto" w:fill="EEECE1"/>
          </w:tcPr>
          <w:p w14:paraId="2F195E71" w14:textId="77777777" w:rsidR="00022D51" w:rsidRDefault="007E42F7">
            <w:pPr>
              <w:spacing w:line="259" w:lineRule="auto"/>
              <w:ind w:left="116"/>
              <w:jc w:val="center"/>
            </w:pPr>
            <w:r>
              <w:rPr>
                <w:rFonts w:ascii="Calibri" w:eastAsia="Calibri" w:hAnsi="Calibri" w:cs="Calibri"/>
                <w:b/>
                <w:bCs/>
              </w:rPr>
              <w:t xml:space="preserve">Directors </w:t>
            </w:r>
          </w:p>
        </w:tc>
        <w:tc>
          <w:tcPr>
            <w:tcW w:w="2148" w:type="dxa"/>
            <w:tcBorders>
              <w:top w:val="single" w:sz="4" w:space="0" w:color="000000"/>
              <w:left w:val="single" w:sz="4" w:space="0" w:color="000000"/>
              <w:bottom w:val="single" w:sz="4" w:space="0" w:color="000000"/>
              <w:right w:val="single" w:sz="4" w:space="0" w:color="000000"/>
            </w:tcBorders>
            <w:shd w:val="clear" w:color="auto" w:fill="EEECE1"/>
          </w:tcPr>
          <w:p w14:paraId="2F195E72" w14:textId="77777777" w:rsidR="00022D51" w:rsidRDefault="007E42F7">
            <w:pPr>
              <w:spacing w:line="259" w:lineRule="auto"/>
              <w:ind w:left="0" w:right="169"/>
              <w:jc w:val="center"/>
            </w:pPr>
            <w:r>
              <w:rPr>
                <w:rFonts w:ascii="Calibri" w:eastAsia="Calibri" w:hAnsi="Calibri" w:cs="Calibri"/>
                <w:b/>
                <w:bCs/>
              </w:rPr>
              <w:t xml:space="preserve">Phone </w:t>
            </w:r>
          </w:p>
        </w:tc>
        <w:tc>
          <w:tcPr>
            <w:tcW w:w="4169" w:type="dxa"/>
            <w:tcBorders>
              <w:top w:val="single" w:sz="4" w:space="0" w:color="000000"/>
              <w:left w:val="single" w:sz="4" w:space="0" w:color="000000"/>
              <w:bottom w:val="single" w:sz="4" w:space="0" w:color="000000"/>
              <w:right w:val="single" w:sz="4" w:space="0" w:color="000000"/>
            </w:tcBorders>
            <w:shd w:val="clear" w:color="auto" w:fill="EEECE1"/>
          </w:tcPr>
          <w:p w14:paraId="2F195E73" w14:textId="77777777" w:rsidR="00022D51" w:rsidRDefault="007E42F7">
            <w:pPr>
              <w:spacing w:line="259" w:lineRule="auto"/>
              <w:ind w:left="0" w:right="166"/>
              <w:jc w:val="center"/>
            </w:pPr>
            <w:r>
              <w:rPr>
                <w:rFonts w:ascii="Calibri" w:eastAsia="Calibri" w:hAnsi="Calibri" w:cs="Calibri"/>
                <w:b/>
                <w:bCs/>
              </w:rPr>
              <w:t xml:space="preserve">Email </w:t>
            </w:r>
          </w:p>
        </w:tc>
      </w:tr>
      <w:tr w:rsidR="00022D51" w14:paraId="2F195E79" w14:textId="77777777">
        <w:trPr>
          <w:trHeight w:val="596"/>
        </w:trPr>
        <w:tc>
          <w:tcPr>
            <w:tcW w:w="3761" w:type="dxa"/>
            <w:tcBorders>
              <w:top w:val="single" w:sz="4" w:space="0" w:color="000000"/>
              <w:left w:val="single" w:sz="4" w:space="0" w:color="000000"/>
              <w:bottom w:val="single" w:sz="4" w:space="0" w:color="000000"/>
              <w:right w:val="single" w:sz="4" w:space="0" w:color="000000"/>
            </w:tcBorders>
          </w:tcPr>
          <w:p w14:paraId="2F195E75" w14:textId="77777777" w:rsidR="00022D51" w:rsidRDefault="007E42F7">
            <w:pPr>
              <w:spacing w:line="259" w:lineRule="auto"/>
              <w:ind w:left="108"/>
            </w:pPr>
            <w:r>
              <w:rPr>
                <w:rFonts w:ascii="Calibri" w:eastAsia="Calibri" w:hAnsi="Calibri" w:cs="Calibri"/>
              </w:rPr>
              <w:t xml:space="preserve">Jenelle Wohlberg  </w:t>
            </w:r>
          </w:p>
          <w:p w14:paraId="2F195E76" w14:textId="77777777" w:rsidR="00022D51" w:rsidRDefault="007E42F7">
            <w:pPr>
              <w:spacing w:line="259" w:lineRule="auto"/>
              <w:ind w:left="0" w:right="222"/>
              <w:jc w:val="center"/>
            </w:pPr>
            <w:r>
              <w:rPr>
                <w:rFonts w:ascii="Calibri" w:eastAsia="Calibri" w:hAnsi="Calibri" w:cs="Calibri"/>
              </w:rPr>
              <w:t xml:space="preserve">– Director of Communications </w:t>
            </w:r>
          </w:p>
        </w:tc>
        <w:tc>
          <w:tcPr>
            <w:tcW w:w="2148" w:type="dxa"/>
            <w:tcBorders>
              <w:top w:val="single" w:sz="4" w:space="0" w:color="000000"/>
              <w:left w:val="single" w:sz="4" w:space="0" w:color="000000"/>
              <w:bottom w:val="single" w:sz="4" w:space="0" w:color="000000"/>
              <w:right w:val="single" w:sz="4" w:space="0" w:color="000000"/>
            </w:tcBorders>
          </w:tcPr>
          <w:p w14:paraId="2F195E77" w14:textId="77777777" w:rsidR="00022D51" w:rsidRDefault="007E42F7">
            <w:pPr>
              <w:spacing w:line="259" w:lineRule="auto"/>
              <w:ind w:left="0"/>
            </w:pPr>
            <w:r>
              <w:rPr>
                <w:rFonts w:ascii="Calibri" w:eastAsia="Calibri" w:hAnsi="Calibri" w:cs="Calibri"/>
              </w:rPr>
              <w:t xml:space="preserve">403-701-1857 </w:t>
            </w:r>
          </w:p>
        </w:tc>
        <w:tc>
          <w:tcPr>
            <w:tcW w:w="4169" w:type="dxa"/>
            <w:tcBorders>
              <w:top w:val="single" w:sz="4" w:space="0" w:color="000000"/>
              <w:left w:val="single" w:sz="4" w:space="0" w:color="000000"/>
              <w:bottom w:val="single" w:sz="4" w:space="0" w:color="000000"/>
              <w:right w:val="single" w:sz="4" w:space="0" w:color="000000"/>
            </w:tcBorders>
          </w:tcPr>
          <w:p w14:paraId="2F195E78" w14:textId="77777777" w:rsidR="00022D51" w:rsidRDefault="007E42F7">
            <w:pPr>
              <w:spacing w:line="259" w:lineRule="auto"/>
              <w:ind w:left="144"/>
            </w:pPr>
            <w:r>
              <w:rPr>
                <w:rFonts w:ascii="Calibri" w:eastAsia="Calibri" w:hAnsi="Calibri" w:cs="Calibri"/>
                <w:sz w:val="22"/>
                <w:szCs w:val="22"/>
              </w:rPr>
              <w:t xml:space="preserve">jenellewohlberg@gmail.com </w:t>
            </w:r>
            <w:r>
              <w:rPr>
                <w:rFonts w:ascii="Calibri" w:eastAsia="Calibri" w:hAnsi="Calibri" w:cs="Calibri"/>
              </w:rPr>
              <w:t xml:space="preserve">communications@rrroca.org </w:t>
            </w:r>
          </w:p>
        </w:tc>
      </w:tr>
      <w:tr w:rsidR="00022D51" w14:paraId="2F195E7E"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7A" w14:textId="77777777" w:rsidR="00022D51" w:rsidRDefault="007E42F7">
            <w:pPr>
              <w:spacing w:line="259" w:lineRule="auto"/>
              <w:ind w:left="108"/>
            </w:pPr>
            <w:r>
              <w:rPr>
                <w:rFonts w:ascii="Calibri" w:eastAsia="Calibri" w:hAnsi="Calibri" w:cs="Calibri"/>
              </w:rPr>
              <w:t xml:space="preserve">Teree Young </w:t>
            </w:r>
          </w:p>
          <w:p w14:paraId="2F195E7B" w14:textId="77777777" w:rsidR="00022D51" w:rsidRDefault="007E42F7">
            <w:pPr>
              <w:spacing w:line="259" w:lineRule="auto"/>
              <w:ind w:left="108"/>
            </w:pPr>
            <w:r>
              <w:rPr>
                <w:rFonts w:ascii="Calibri" w:eastAsia="Calibri" w:hAnsi="Calibri" w:cs="Calibri"/>
              </w:rPr>
              <w:t xml:space="preserve">– Director of Events       </w:t>
            </w:r>
          </w:p>
        </w:tc>
        <w:tc>
          <w:tcPr>
            <w:tcW w:w="2148" w:type="dxa"/>
            <w:tcBorders>
              <w:top w:val="single" w:sz="4" w:space="0" w:color="000000"/>
              <w:left w:val="single" w:sz="4" w:space="0" w:color="000000"/>
              <w:bottom w:val="single" w:sz="4" w:space="0" w:color="000000"/>
              <w:right w:val="single" w:sz="4" w:space="0" w:color="000000"/>
            </w:tcBorders>
          </w:tcPr>
          <w:p w14:paraId="2F195E7C" w14:textId="77777777" w:rsidR="00022D51" w:rsidRDefault="007E42F7">
            <w:pPr>
              <w:spacing w:line="259" w:lineRule="auto"/>
              <w:ind w:left="0"/>
            </w:pPr>
            <w:r>
              <w:rPr>
                <w:rFonts w:ascii="Calibri" w:eastAsia="Calibri" w:hAnsi="Calibri" w:cs="Calibri"/>
              </w:rPr>
              <w:t xml:space="preserve">587-582-6852 </w:t>
            </w:r>
          </w:p>
        </w:tc>
        <w:tc>
          <w:tcPr>
            <w:tcW w:w="4169" w:type="dxa"/>
            <w:tcBorders>
              <w:top w:val="single" w:sz="4" w:space="0" w:color="000000"/>
              <w:left w:val="single" w:sz="4" w:space="0" w:color="000000"/>
              <w:bottom w:val="single" w:sz="4" w:space="0" w:color="000000"/>
              <w:right w:val="single" w:sz="4" w:space="0" w:color="000000"/>
            </w:tcBorders>
          </w:tcPr>
          <w:p w14:paraId="2F195E7D" w14:textId="77777777" w:rsidR="00022D51" w:rsidRDefault="007E42F7">
            <w:pPr>
              <w:spacing w:line="259" w:lineRule="auto"/>
              <w:ind w:left="144"/>
            </w:pPr>
            <w:r>
              <w:rPr>
                <w:rFonts w:ascii="Calibri" w:eastAsia="Calibri" w:hAnsi="Calibri" w:cs="Calibri"/>
              </w:rPr>
              <w:t xml:space="preserve">tereeyoung@gmail.com events@rrroca.org </w:t>
            </w:r>
          </w:p>
        </w:tc>
      </w:tr>
      <w:tr w:rsidR="00022D51" w14:paraId="2F195E83" w14:textId="77777777">
        <w:trPr>
          <w:trHeight w:val="598"/>
        </w:trPr>
        <w:tc>
          <w:tcPr>
            <w:tcW w:w="3761" w:type="dxa"/>
            <w:tcBorders>
              <w:top w:val="single" w:sz="4" w:space="0" w:color="000000"/>
              <w:left w:val="single" w:sz="4" w:space="0" w:color="000000"/>
              <w:bottom w:val="single" w:sz="4" w:space="0" w:color="000000"/>
              <w:right w:val="single" w:sz="4" w:space="0" w:color="000000"/>
            </w:tcBorders>
          </w:tcPr>
          <w:p w14:paraId="2F195E7F" w14:textId="77777777" w:rsidR="00022D51" w:rsidRDefault="007E42F7">
            <w:pPr>
              <w:spacing w:line="259" w:lineRule="auto"/>
              <w:ind w:left="108"/>
            </w:pPr>
            <w:r>
              <w:rPr>
                <w:rFonts w:ascii="Calibri" w:eastAsia="Calibri" w:hAnsi="Calibri" w:cs="Calibri"/>
              </w:rPr>
              <w:t xml:space="preserve">Nicole Savoie  </w:t>
            </w:r>
          </w:p>
          <w:p w14:paraId="2F195E80" w14:textId="77777777" w:rsidR="00022D51" w:rsidRDefault="007E42F7">
            <w:pPr>
              <w:spacing w:line="259" w:lineRule="auto"/>
              <w:ind w:left="108"/>
            </w:pPr>
            <w:r>
              <w:rPr>
                <w:rFonts w:ascii="Calibri" w:eastAsia="Calibri" w:hAnsi="Calibri" w:cs="Calibri"/>
              </w:rPr>
              <w:t xml:space="preserve">– Director of Membership </w:t>
            </w:r>
          </w:p>
        </w:tc>
        <w:tc>
          <w:tcPr>
            <w:tcW w:w="2148" w:type="dxa"/>
            <w:tcBorders>
              <w:top w:val="single" w:sz="4" w:space="0" w:color="000000"/>
              <w:left w:val="single" w:sz="4" w:space="0" w:color="000000"/>
              <w:bottom w:val="single" w:sz="4" w:space="0" w:color="000000"/>
              <w:right w:val="single" w:sz="4" w:space="0" w:color="000000"/>
            </w:tcBorders>
          </w:tcPr>
          <w:p w14:paraId="2F195E81" w14:textId="77777777" w:rsidR="00022D51" w:rsidRDefault="007E42F7">
            <w:pPr>
              <w:spacing w:line="259" w:lineRule="auto"/>
              <w:ind w:left="0"/>
            </w:pPr>
            <w:r>
              <w:rPr>
                <w:rFonts w:ascii="Calibri" w:eastAsia="Calibri" w:hAnsi="Calibri" w:cs="Calibri"/>
              </w:rPr>
              <w:t xml:space="preserve">403 837-4866 </w:t>
            </w:r>
          </w:p>
        </w:tc>
        <w:tc>
          <w:tcPr>
            <w:tcW w:w="4169" w:type="dxa"/>
            <w:tcBorders>
              <w:top w:val="single" w:sz="4" w:space="0" w:color="000000"/>
              <w:left w:val="single" w:sz="4" w:space="0" w:color="000000"/>
              <w:bottom w:val="single" w:sz="4" w:space="0" w:color="000000"/>
              <w:right w:val="single" w:sz="4" w:space="0" w:color="000000"/>
            </w:tcBorders>
          </w:tcPr>
          <w:p w14:paraId="2F195E82" w14:textId="77777777" w:rsidR="00022D51" w:rsidRDefault="007E42F7">
            <w:pPr>
              <w:spacing w:line="259" w:lineRule="auto"/>
              <w:ind w:left="144"/>
            </w:pPr>
            <w:r>
              <w:rPr>
                <w:rFonts w:ascii="Calibri" w:eastAsia="Calibri" w:hAnsi="Calibri" w:cs="Calibri"/>
              </w:rPr>
              <w:t xml:space="preserve">nic.6paq@gmail.com  membership@rrroca.org </w:t>
            </w:r>
          </w:p>
        </w:tc>
      </w:tr>
      <w:tr w:rsidR="00022D51" w14:paraId="2F195E89"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84" w14:textId="77777777" w:rsidR="00022D51" w:rsidRDefault="007E42F7">
            <w:pPr>
              <w:spacing w:line="259" w:lineRule="auto"/>
              <w:ind w:left="108"/>
            </w:pPr>
            <w:r>
              <w:rPr>
                <w:rFonts w:ascii="Calibri" w:eastAsia="Calibri" w:hAnsi="Calibri" w:cs="Calibri"/>
              </w:rPr>
              <w:t xml:space="preserve">Jessica Asuquo </w:t>
            </w:r>
          </w:p>
          <w:p w14:paraId="2F195E85" w14:textId="77777777" w:rsidR="00022D51" w:rsidRDefault="007E42F7">
            <w:pPr>
              <w:spacing w:line="259" w:lineRule="auto"/>
              <w:ind w:left="108"/>
            </w:pPr>
            <w:r>
              <w:rPr>
                <w:rFonts w:ascii="Calibri" w:eastAsia="Calibri" w:hAnsi="Calibri" w:cs="Calibri"/>
              </w:rPr>
              <w:t xml:space="preserve"> – Director of Safety and Security </w:t>
            </w:r>
          </w:p>
        </w:tc>
        <w:tc>
          <w:tcPr>
            <w:tcW w:w="2148" w:type="dxa"/>
            <w:tcBorders>
              <w:top w:val="single" w:sz="4" w:space="0" w:color="000000"/>
              <w:left w:val="single" w:sz="4" w:space="0" w:color="000000"/>
              <w:bottom w:val="single" w:sz="4" w:space="0" w:color="000000"/>
              <w:right w:val="single" w:sz="4" w:space="0" w:color="000000"/>
            </w:tcBorders>
          </w:tcPr>
          <w:p w14:paraId="2F195E86" w14:textId="77777777" w:rsidR="00022D51" w:rsidRDefault="007E42F7">
            <w:pPr>
              <w:spacing w:line="259" w:lineRule="auto"/>
              <w:ind w:left="0"/>
            </w:pPr>
            <w:r>
              <w:rPr>
                <w:rFonts w:ascii="Calibri" w:eastAsia="Calibri" w:hAnsi="Calibri" w:cs="Calibri"/>
              </w:rPr>
              <w:t xml:space="preserve">403 474-6766  </w:t>
            </w:r>
          </w:p>
          <w:p w14:paraId="2F195E87" w14:textId="77777777" w:rsidR="00022D51" w:rsidRDefault="007E42F7">
            <w:pPr>
              <w:spacing w:line="259" w:lineRule="auto"/>
              <w:ind w:left="0" w:right="87"/>
              <w:jc w:val="center"/>
            </w:pPr>
            <w:r>
              <w:rPr>
                <w:rFonts w:ascii="Calibri" w:eastAsia="Calibri" w:hAnsi="Calibri" w:cs="Calibri"/>
              </w:rPr>
              <w:t xml:space="preserve">403 992 0476(m) </w:t>
            </w:r>
          </w:p>
        </w:tc>
        <w:tc>
          <w:tcPr>
            <w:tcW w:w="4169" w:type="dxa"/>
            <w:tcBorders>
              <w:top w:val="single" w:sz="4" w:space="0" w:color="000000"/>
              <w:left w:val="single" w:sz="4" w:space="0" w:color="000000"/>
              <w:bottom w:val="single" w:sz="4" w:space="0" w:color="000000"/>
              <w:right w:val="single" w:sz="4" w:space="0" w:color="000000"/>
            </w:tcBorders>
          </w:tcPr>
          <w:p w14:paraId="2F195E88" w14:textId="77777777" w:rsidR="00022D51" w:rsidRDefault="007E42F7">
            <w:pPr>
              <w:spacing w:line="259" w:lineRule="auto"/>
              <w:ind w:left="144"/>
            </w:pPr>
            <w:r>
              <w:rPr>
                <w:rFonts w:ascii="Calibri" w:eastAsia="Calibri" w:hAnsi="Calibri" w:cs="Calibri"/>
              </w:rPr>
              <w:t>jessica.asuquo@gmail.com</w:t>
            </w:r>
            <w:r>
              <w:rPr>
                <w:rFonts w:ascii="Times New Roman" w:eastAsia="Times New Roman" w:hAnsi="Times New Roman" w:cs="Times New Roman"/>
              </w:rPr>
              <w:t xml:space="preserve"> </w:t>
            </w:r>
            <w:r>
              <w:rPr>
                <w:rFonts w:ascii="Calibri" w:eastAsia="Calibri" w:hAnsi="Calibri" w:cs="Calibri"/>
              </w:rPr>
              <w:t>safety@rrroca.org</w:t>
            </w:r>
            <w:r>
              <w:rPr>
                <w:rFonts w:ascii="Times New Roman" w:eastAsia="Times New Roman" w:hAnsi="Times New Roman" w:cs="Times New Roman"/>
                <w:sz w:val="20"/>
                <w:szCs w:val="20"/>
              </w:rPr>
              <w:t xml:space="preserve"> </w:t>
            </w:r>
          </w:p>
        </w:tc>
      </w:tr>
      <w:tr w:rsidR="00022D51" w14:paraId="2F195E8F" w14:textId="77777777">
        <w:trPr>
          <w:trHeight w:val="888"/>
        </w:trPr>
        <w:tc>
          <w:tcPr>
            <w:tcW w:w="3761" w:type="dxa"/>
            <w:tcBorders>
              <w:top w:val="single" w:sz="4" w:space="0" w:color="000000"/>
              <w:left w:val="single" w:sz="4" w:space="0" w:color="000000"/>
              <w:bottom w:val="single" w:sz="4" w:space="0" w:color="000000"/>
              <w:right w:val="single" w:sz="4" w:space="0" w:color="000000"/>
            </w:tcBorders>
          </w:tcPr>
          <w:p w14:paraId="2F195E8A" w14:textId="77777777" w:rsidR="00022D51" w:rsidRDefault="007E42F7">
            <w:pPr>
              <w:spacing w:line="259" w:lineRule="auto"/>
              <w:ind w:left="108"/>
            </w:pPr>
            <w:r>
              <w:rPr>
                <w:rFonts w:ascii="Calibri" w:eastAsia="Calibri" w:hAnsi="Calibri" w:cs="Calibri"/>
              </w:rPr>
              <w:t xml:space="preserve">Dave Spencer  </w:t>
            </w:r>
          </w:p>
          <w:p w14:paraId="2F195E8B" w14:textId="77777777" w:rsidR="00022D51" w:rsidRDefault="007E42F7">
            <w:pPr>
              <w:spacing w:line="259" w:lineRule="auto"/>
              <w:ind w:left="108"/>
            </w:pPr>
            <w:r>
              <w:rPr>
                <w:rFonts w:ascii="Calibri" w:eastAsia="Calibri" w:hAnsi="Calibri" w:cs="Calibri"/>
              </w:rPr>
              <w:t xml:space="preserve">– Director of Planning &amp; </w:t>
            </w:r>
          </w:p>
          <w:p w14:paraId="2F195E8C" w14:textId="77777777" w:rsidR="00022D51" w:rsidRDefault="007E42F7">
            <w:pPr>
              <w:spacing w:line="259" w:lineRule="auto"/>
              <w:ind w:left="108"/>
            </w:pPr>
            <w:r>
              <w:rPr>
                <w:rFonts w:ascii="Calibri" w:eastAsia="Calibri" w:hAnsi="Calibri" w:cs="Calibri"/>
              </w:rPr>
              <w:t xml:space="preserve">Development </w:t>
            </w:r>
          </w:p>
        </w:tc>
        <w:tc>
          <w:tcPr>
            <w:tcW w:w="2148" w:type="dxa"/>
            <w:tcBorders>
              <w:top w:val="single" w:sz="4" w:space="0" w:color="000000"/>
              <w:left w:val="single" w:sz="4" w:space="0" w:color="000000"/>
              <w:bottom w:val="single" w:sz="4" w:space="0" w:color="000000"/>
              <w:right w:val="single" w:sz="4" w:space="0" w:color="000000"/>
            </w:tcBorders>
          </w:tcPr>
          <w:p w14:paraId="2F195E8D" w14:textId="77777777" w:rsidR="00022D51" w:rsidRDefault="007E42F7">
            <w:pPr>
              <w:spacing w:line="259" w:lineRule="auto"/>
              <w:ind w:left="0"/>
            </w:pPr>
            <w:r>
              <w:rPr>
                <w:rFonts w:ascii="Calibri" w:eastAsia="Calibri" w:hAnsi="Calibri" w:cs="Calibri"/>
              </w:rPr>
              <w:t xml:space="preserve">403 629-7587 </w:t>
            </w:r>
          </w:p>
        </w:tc>
        <w:tc>
          <w:tcPr>
            <w:tcW w:w="4169" w:type="dxa"/>
            <w:tcBorders>
              <w:top w:val="single" w:sz="4" w:space="0" w:color="000000"/>
              <w:left w:val="single" w:sz="4" w:space="0" w:color="000000"/>
              <w:bottom w:val="single" w:sz="4" w:space="0" w:color="000000"/>
              <w:right w:val="single" w:sz="4" w:space="0" w:color="000000"/>
            </w:tcBorders>
          </w:tcPr>
          <w:p w14:paraId="2F195E8E" w14:textId="77777777" w:rsidR="00022D51" w:rsidRDefault="007E42F7">
            <w:pPr>
              <w:spacing w:line="259" w:lineRule="auto"/>
              <w:ind w:left="144"/>
            </w:pPr>
            <w:r>
              <w:rPr>
                <w:rFonts w:ascii="Calibri" w:eastAsia="Calibri" w:hAnsi="Calibri" w:cs="Calibri"/>
              </w:rPr>
              <w:t xml:space="preserve">dave.spencer@stantec.com planning@rrroca.org </w:t>
            </w:r>
          </w:p>
        </w:tc>
      </w:tr>
      <w:tr w:rsidR="00022D51" w14:paraId="2F195E94" w14:textId="77777777">
        <w:trPr>
          <w:trHeight w:val="598"/>
        </w:trPr>
        <w:tc>
          <w:tcPr>
            <w:tcW w:w="3761" w:type="dxa"/>
            <w:tcBorders>
              <w:top w:val="single" w:sz="4" w:space="0" w:color="000000"/>
              <w:left w:val="single" w:sz="4" w:space="0" w:color="000000"/>
              <w:bottom w:val="single" w:sz="4" w:space="0" w:color="000000"/>
              <w:right w:val="single" w:sz="4" w:space="0" w:color="000000"/>
            </w:tcBorders>
          </w:tcPr>
          <w:p w14:paraId="2F195E90" w14:textId="77777777" w:rsidR="00022D51" w:rsidRDefault="007E42F7">
            <w:pPr>
              <w:spacing w:line="259" w:lineRule="auto"/>
              <w:ind w:left="108"/>
            </w:pPr>
            <w:r>
              <w:rPr>
                <w:rFonts w:ascii="Calibri" w:eastAsia="Calibri" w:hAnsi="Calibri" w:cs="Calibri"/>
              </w:rPr>
              <w:t xml:space="preserve">Fatima Khawaja  </w:t>
            </w:r>
          </w:p>
          <w:p w14:paraId="2F195E91" w14:textId="77777777" w:rsidR="00022D51" w:rsidRDefault="007E42F7">
            <w:pPr>
              <w:spacing w:line="259" w:lineRule="auto"/>
              <w:ind w:left="108"/>
            </w:pPr>
            <w:r>
              <w:rPr>
                <w:rFonts w:ascii="Calibri" w:eastAsia="Calibri" w:hAnsi="Calibri" w:cs="Calibri"/>
              </w:rPr>
              <w:t xml:space="preserve">– Director of Social Media </w:t>
            </w:r>
          </w:p>
        </w:tc>
        <w:tc>
          <w:tcPr>
            <w:tcW w:w="2148" w:type="dxa"/>
            <w:tcBorders>
              <w:top w:val="single" w:sz="4" w:space="0" w:color="000000"/>
              <w:left w:val="single" w:sz="4" w:space="0" w:color="000000"/>
              <w:bottom w:val="single" w:sz="4" w:space="0" w:color="000000"/>
              <w:right w:val="single" w:sz="4" w:space="0" w:color="000000"/>
            </w:tcBorders>
          </w:tcPr>
          <w:p w14:paraId="2F195E92" w14:textId="77777777" w:rsidR="00022D51" w:rsidRDefault="007E42F7">
            <w:pPr>
              <w:spacing w:line="259" w:lineRule="auto"/>
              <w:ind w:left="0"/>
            </w:pPr>
            <w:r>
              <w:rPr>
                <w:rFonts w:ascii="Calibri" w:eastAsia="Calibri" w:hAnsi="Calibri" w:cs="Calibri"/>
              </w:rPr>
              <w:t xml:space="preserve">403 354-1977 </w:t>
            </w:r>
          </w:p>
        </w:tc>
        <w:tc>
          <w:tcPr>
            <w:tcW w:w="4169" w:type="dxa"/>
            <w:tcBorders>
              <w:top w:val="single" w:sz="4" w:space="0" w:color="000000"/>
              <w:left w:val="single" w:sz="4" w:space="0" w:color="000000"/>
              <w:bottom w:val="single" w:sz="4" w:space="0" w:color="000000"/>
              <w:right w:val="single" w:sz="4" w:space="0" w:color="000000"/>
            </w:tcBorders>
          </w:tcPr>
          <w:p w14:paraId="2F195E93" w14:textId="77777777" w:rsidR="00022D51" w:rsidRDefault="007E42F7">
            <w:pPr>
              <w:spacing w:line="259" w:lineRule="auto"/>
              <w:ind w:left="144"/>
            </w:pPr>
            <w:r>
              <w:rPr>
                <w:rFonts w:ascii="Calibri" w:eastAsia="Calibri" w:hAnsi="Calibri" w:cs="Calibri"/>
              </w:rPr>
              <w:t xml:space="preserve">fatimak@outlook.com  socialmedia@rrroca.org </w:t>
            </w:r>
          </w:p>
        </w:tc>
      </w:tr>
      <w:tr w:rsidR="00022D51" w14:paraId="2F195E99"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95" w14:textId="77777777" w:rsidR="00022D51" w:rsidRDefault="007E42F7">
            <w:pPr>
              <w:spacing w:line="259" w:lineRule="auto"/>
              <w:ind w:left="108"/>
            </w:pPr>
            <w:r>
              <w:rPr>
                <w:rFonts w:ascii="Calibri" w:eastAsia="Calibri" w:hAnsi="Calibri" w:cs="Calibri"/>
              </w:rPr>
              <w:t xml:space="preserve">Karen Abbott  </w:t>
            </w:r>
          </w:p>
          <w:p w14:paraId="2F195E96" w14:textId="77777777" w:rsidR="00022D51" w:rsidRDefault="007E42F7">
            <w:pPr>
              <w:spacing w:line="259" w:lineRule="auto"/>
              <w:ind w:left="108"/>
            </w:pPr>
            <w:r>
              <w:rPr>
                <w:rFonts w:ascii="Calibri" w:eastAsia="Calibri" w:hAnsi="Calibri" w:cs="Calibri"/>
              </w:rPr>
              <w:t xml:space="preserve">– Director of Sponsorship </w:t>
            </w:r>
          </w:p>
        </w:tc>
        <w:tc>
          <w:tcPr>
            <w:tcW w:w="2148" w:type="dxa"/>
            <w:tcBorders>
              <w:top w:val="single" w:sz="4" w:space="0" w:color="000000"/>
              <w:left w:val="single" w:sz="4" w:space="0" w:color="000000"/>
              <w:bottom w:val="single" w:sz="4" w:space="0" w:color="000000"/>
              <w:right w:val="single" w:sz="4" w:space="0" w:color="000000"/>
            </w:tcBorders>
          </w:tcPr>
          <w:p w14:paraId="2F195E97" w14:textId="77777777" w:rsidR="00022D51" w:rsidRDefault="007E42F7">
            <w:pPr>
              <w:spacing w:line="259" w:lineRule="auto"/>
              <w:ind w:left="0"/>
            </w:pPr>
            <w:r>
              <w:rPr>
                <w:rFonts w:ascii="Calibri" w:eastAsia="Calibri" w:hAnsi="Calibri" w:cs="Calibri"/>
              </w:rPr>
              <w:t xml:space="preserve">403 830-5343 </w:t>
            </w:r>
          </w:p>
        </w:tc>
        <w:tc>
          <w:tcPr>
            <w:tcW w:w="4169" w:type="dxa"/>
            <w:tcBorders>
              <w:top w:val="single" w:sz="4" w:space="0" w:color="000000"/>
              <w:left w:val="single" w:sz="4" w:space="0" w:color="000000"/>
              <w:bottom w:val="single" w:sz="4" w:space="0" w:color="000000"/>
              <w:right w:val="single" w:sz="4" w:space="0" w:color="000000"/>
            </w:tcBorders>
          </w:tcPr>
          <w:p w14:paraId="2F195E98" w14:textId="77777777" w:rsidR="00022D51" w:rsidRDefault="007E42F7">
            <w:pPr>
              <w:spacing w:line="259" w:lineRule="auto"/>
              <w:ind w:left="144"/>
            </w:pPr>
            <w:r>
              <w:rPr>
                <w:rFonts w:ascii="Calibri" w:eastAsia="Calibri" w:hAnsi="Calibri" w:cs="Calibri"/>
              </w:rPr>
              <w:t xml:space="preserve">kabbott@shaw.ca sponsorship@rrroca.org </w:t>
            </w:r>
          </w:p>
        </w:tc>
      </w:tr>
      <w:tr w:rsidR="00022D51" w14:paraId="2F195E9E"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9A" w14:textId="77777777" w:rsidR="00022D51" w:rsidRDefault="007E42F7">
            <w:pPr>
              <w:spacing w:line="259" w:lineRule="auto"/>
              <w:ind w:left="108"/>
            </w:pPr>
            <w:r>
              <w:rPr>
                <w:rFonts w:ascii="Calibri" w:eastAsia="Calibri" w:hAnsi="Calibri" w:cs="Calibri"/>
              </w:rPr>
              <w:t xml:space="preserve">Frances Kalu </w:t>
            </w:r>
          </w:p>
          <w:p w14:paraId="2F195E9B" w14:textId="77777777" w:rsidR="00022D51" w:rsidRDefault="007E42F7">
            <w:pPr>
              <w:spacing w:line="259" w:lineRule="auto"/>
              <w:ind w:left="108"/>
            </w:pPr>
            <w:r>
              <w:rPr>
                <w:rFonts w:ascii="Calibri" w:eastAsia="Calibri" w:hAnsi="Calibri" w:cs="Calibri"/>
              </w:rPr>
              <w:t xml:space="preserve"> – Director of Volunteers </w:t>
            </w:r>
          </w:p>
        </w:tc>
        <w:tc>
          <w:tcPr>
            <w:tcW w:w="2148" w:type="dxa"/>
            <w:tcBorders>
              <w:top w:val="single" w:sz="4" w:space="0" w:color="000000"/>
              <w:left w:val="single" w:sz="4" w:space="0" w:color="000000"/>
              <w:bottom w:val="single" w:sz="4" w:space="0" w:color="000000"/>
              <w:right w:val="single" w:sz="4" w:space="0" w:color="000000"/>
            </w:tcBorders>
          </w:tcPr>
          <w:p w14:paraId="2F195E9C" w14:textId="77777777" w:rsidR="00022D51" w:rsidRDefault="007E42F7">
            <w:pPr>
              <w:spacing w:line="259" w:lineRule="auto"/>
              <w:ind w:left="0"/>
            </w:pPr>
            <w:r>
              <w:rPr>
                <w:rFonts w:ascii="Calibri" w:eastAsia="Calibri" w:hAnsi="Calibri" w:cs="Calibri"/>
              </w:rPr>
              <w:t xml:space="preserve">403 618-0058 </w:t>
            </w:r>
          </w:p>
        </w:tc>
        <w:tc>
          <w:tcPr>
            <w:tcW w:w="4169" w:type="dxa"/>
            <w:tcBorders>
              <w:top w:val="single" w:sz="4" w:space="0" w:color="000000"/>
              <w:left w:val="single" w:sz="4" w:space="0" w:color="000000"/>
              <w:bottom w:val="single" w:sz="4" w:space="0" w:color="000000"/>
              <w:right w:val="single" w:sz="4" w:space="0" w:color="000000"/>
            </w:tcBorders>
          </w:tcPr>
          <w:p w14:paraId="2F195E9D" w14:textId="77777777" w:rsidR="00022D51" w:rsidRDefault="007E42F7">
            <w:pPr>
              <w:spacing w:line="259" w:lineRule="auto"/>
              <w:ind w:left="144"/>
            </w:pPr>
            <w:r>
              <w:rPr>
                <w:rFonts w:ascii="Calibri" w:eastAsia="Calibri" w:hAnsi="Calibri" w:cs="Calibri"/>
              </w:rPr>
              <w:t xml:space="preserve">ugo29@yahoo.com volunteer@rrroca.org </w:t>
            </w:r>
          </w:p>
        </w:tc>
      </w:tr>
      <w:tr w:rsidR="00022D51" w14:paraId="2F195EA3" w14:textId="77777777">
        <w:trPr>
          <w:trHeight w:val="598"/>
        </w:trPr>
        <w:tc>
          <w:tcPr>
            <w:tcW w:w="3761" w:type="dxa"/>
            <w:tcBorders>
              <w:top w:val="single" w:sz="4" w:space="0" w:color="000000"/>
              <w:left w:val="single" w:sz="4" w:space="0" w:color="000000"/>
              <w:bottom w:val="single" w:sz="4" w:space="0" w:color="000000"/>
              <w:right w:val="single" w:sz="4" w:space="0" w:color="000000"/>
            </w:tcBorders>
          </w:tcPr>
          <w:p w14:paraId="2F195E9F" w14:textId="77777777" w:rsidR="00022D51" w:rsidRDefault="007E42F7">
            <w:pPr>
              <w:spacing w:line="259" w:lineRule="auto"/>
              <w:ind w:left="108"/>
            </w:pPr>
            <w:r>
              <w:rPr>
                <w:rFonts w:ascii="Calibri" w:eastAsia="Calibri" w:hAnsi="Calibri" w:cs="Calibri"/>
              </w:rPr>
              <w:t xml:space="preserve">Marin Leci  </w:t>
            </w:r>
          </w:p>
          <w:p w14:paraId="2F195EA0" w14:textId="77777777" w:rsidR="00022D51" w:rsidRDefault="007E42F7">
            <w:pPr>
              <w:spacing w:line="259" w:lineRule="auto"/>
              <w:ind w:left="108"/>
            </w:pPr>
            <w:r>
              <w:rPr>
                <w:rFonts w:ascii="Calibri" w:eastAsia="Calibri" w:hAnsi="Calibri" w:cs="Calibri"/>
              </w:rPr>
              <w:t xml:space="preserve">– Director of Programs </w:t>
            </w:r>
          </w:p>
        </w:tc>
        <w:tc>
          <w:tcPr>
            <w:tcW w:w="2148" w:type="dxa"/>
            <w:tcBorders>
              <w:top w:val="single" w:sz="4" w:space="0" w:color="000000"/>
              <w:left w:val="single" w:sz="4" w:space="0" w:color="000000"/>
              <w:bottom w:val="single" w:sz="4" w:space="0" w:color="000000"/>
              <w:right w:val="single" w:sz="4" w:space="0" w:color="000000"/>
            </w:tcBorders>
          </w:tcPr>
          <w:p w14:paraId="2F195EA1" w14:textId="77777777" w:rsidR="00022D51" w:rsidRDefault="007E42F7">
            <w:pPr>
              <w:spacing w:line="259" w:lineRule="auto"/>
              <w:ind w:left="0"/>
            </w:pPr>
            <w:r>
              <w:rPr>
                <w:rFonts w:ascii="Calibri" w:eastAsia="Calibri" w:hAnsi="Calibri" w:cs="Calibri"/>
              </w:rPr>
              <w:t xml:space="preserve">519 857-7535 </w:t>
            </w:r>
          </w:p>
        </w:tc>
        <w:tc>
          <w:tcPr>
            <w:tcW w:w="4169" w:type="dxa"/>
            <w:tcBorders>
              <w:top w:val="single" w:sz="4" w:space="0" w:color="000000"/>
              <w:left w:val="single" w:sz="4" w:space="0" w:color="000000"/>
              <w:bottom w:val="single" w:sz="4" w:space="0" w:color="000000"/>
              <w:right w:val="single" w:sz="4" w:space="0" w:color="000000"/>
            </w:tcBorders>
          </w:tcPr>
          <w:p w14:paraId="2F195EA2" w14:textId="77777777" w:rsidR="00022D51" w:rsidRDefault="007E42F7">
            <w:pPr>
              <w:spacing w:line="259" w:lineRule="auto"/>
              <w:ind w:left="144"/>
            </w:pPr>
            <w:r>
              <w:rPr>
                <w:rFonts w:ascii="Calibri" w:eastAsia="Calibri" w:hAnsi="Calibri" w:cs="Calibri"/>
              </w:rPr>
              <w:t>mleci@parlee.com programs@rrroca.org</w:t>
            </w:r>
            <w:r>
              <w:rPr>
                <w:rFonts w:ascii="Calibri" w:eastAsia="Calibri" w:hAnsi="Calibri" w:cs="Calibri"/>
                <w:i/>
                <w:iCs/>
              </w:rPr>
              <w:t xml:space="preserve"> </w:t>
            </w:r>
          </w:p>
        </w:tc>
      </w:tr>
      <w:tr w:rsidR="00022D51" w14:paraId="2F195EA8"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A4" w14:textId="77777777" w:rsidR="00022D51" w:rsidRDefault="007E42F7">
            <w:pPr>
              <w:spacing w:line="259" w:lineRule="auto"/>
              <w:ind w:left="108"/>
            </w:pPr>
            <w:r>
              <w:rPr>
                <w:rFonts w:ascii="Calibri" w:eastAsia="Calibri" w:hAnsi="Calibri" w:cs="Calibri"/>
              </w:rPr>
              <w:t xml:space="preserve">Durotolu Aro (Tolu) </w:t>
            </w:r>
          </w:p>
          <w:p w14:paraId="2F195EA5" w14:textId="77777777" w:rsidR="00022D51" w:rsidRDefault="007E42F7">
            <w:pPr>
              <w:spacing w:line="259" w:lineRule="auto"/>
              <w:ind w:left="108"/>
            </w:pPr>
            <w:r>
              <w:rPr>
                <w:rFonts w:ascii="Calibri" w:eastAsia="Calibri" w:hAnsi="Calibri" w:cs="Calibri"/>
              </w:rPr>
              <w:t xml:space="preserve">– Director  of Transportation </w:t>
            </w:r>
          </w:p>
        </w:tc>
        <w:tc>
          <w:tcPr>
            <w:tcW w:w="2148" w:type="dxa"/>
            <w:tcBorders>
              <w:top w:val="single" w:sz="4" w:space="0" w:color="000000"/>
              <w:left w:val="single" w:sz="4" w:space="0" w:color="000000"/>
              <w:bottom w:val="single" w:sz="4" w:space="0" w:color="000000"/>
              <w:right w:val="single" w:sz="4" w:space="0" w:color="000000"/>
            </w:tcBorders>
          </w:tcPr>
          <w:p w14:paraId="2F195EA6" w14:textId="77777777" w:rsidR="00022D51" w:rsidRDefault="007E42F7">
            <w:pPr>
              <w:spacing w:line="259" w:lineRule="auto"/>
              <w:ind w:left="0"/>
            </w:pPr>
            <w:r>
              <w:rPr>
                <w:rFonts w:ascii="Calibri" w:eastAsia="Calibri" w:hAnsi="Calibri" w:cs="Calibri"/>
              </w:rPr>
              <w:t xml:space="preserve">587 889-7354 </w:t>
            </w:r>
          </w:p>
        </w:tc>
        <w:tc>
          <w:tcPr>
            <w:tcW w:w="4169" w:type="dxa"/>
            <w:tcBorders>
              <w:top w:val="single" w:sz="4" w:space="0" w:color="000000"/>
              <w:left w:val="single" w:sz="4" w:space="0" w:color="000000"/>
              <w:bottom w:val="single" w:sz="4" w:space="0" w:color="000000"/>
              <w:right w:val="single" w:sz="4" w:space="0" w:color="000000"/>
            </w:tcBorders>
          </w:tcPr>
          <w:p w14:paraId="2F195EA7" w14:textId="77777777" w:rsidR="00022D51" w:rsidRDefault="007E42F7">
            <w:pPr>
              <w:spacing w:line="259" w:lineRule="auto"/>
              <w:ind w:left="144"/>
            </w:pPr>
            <w:r>
              <w:rPr>
                <w:rFonts w:ascii="Calibri" w:eastAsia="Calibri" w:hAnsi="Calibri" w:cs="Calibri"/>
              </w:rPr>
              <w:t xml:space="preserve">durotoluaro@gmail.com transportation@rrroca.org </w:t>
            </w:r>
          </w:p>
        </w:tc>
      </w:tr>
      <w:tr w:rsidR="00022D51" w14:paraId="2F195EAD" w14:textId="77777777">
        <w:trPr>
          <w:trHeight w:val="595"/>
        </w:trPr>
        <w:tc>
          <w:tcPr>
            <w:tcW w:w="3761" w:type="dxa"/>
            <w:tcBorders>
              <w:top w:val="single" w:sz="4" w:space="0" w:color="000000"/>
              <w:left w:val="single" w:sz="4" w:space="0" w:color="000000"/>
              <w:bottom w:val="single" w:sz="4" w:space="0" w:color="000000"/>
              <w:right w:val="single" w:sz="4" w:space="0" w:color="000000"/>
            </w:tcBorders>
          </w:tcPr>
          <w:p w14:paraId="2F195EA9" w14:textId="77777777" w:rsidR="00022D51" w:rsidRDefault="007E42F7">
            <w:pPr>
              <w:spacing w:line="259" w:lineRule="auto"/>
              <w:ind w:left="108"/>
            </w:pPr>
            <w:r>
              <w:rPr>
                <w:rFonts w:ascii="Calibri" w:eastAsia="Calibri" w:hAnsi="Calibri" w:cs="Calibri"/>
              </w:rPr>
              <w:t xml:space="preserve">Vacant </w:t>
            </w:r>
          </w:p>
          <w:p w14:paraId="2F195EAA" w14:textId="77777777" w:rsidR="00022D51" w:rsidRDefault="007E42F7">
            <w:pPr>
              <w:spacing w:line="259" w:lineRule="auto"/>
              <w:ind w:left="108"/>
            </w:pPr>
            <w:r>
              <w:rPr>
                <w:rFonts w:ascii="Calibri" w:eastAsia="Calibri" w:hAnsi="Calibri" w:cs="Calibri"/>
              </w:rPr>
              <w:t xml:space="preserve">– Director of Schools  </w:t>
            </w:r>
          </w:p>
        </w:tc>
        <w:tc>
          <w:tcPr>
            <w:tcW w:w="2148" w:type="dxa"/>
            <w:tcBorders>
              <w:top w:val="single" w:sz="4" w:space="0" w:color="000000"/>
              <w:left w:val="single" w:sz="4" w:space="0" w:color="000000"/>
              <w:bottom w:val="single" w:sz="4" w:space="0" w:color="000000"/>
              <w:right w:val="single" w:sz="4" w:space="0" w:color="000000"/>
            </w:tcBorders>
          </w:tcPr>
          <w:p w14:paraId="2F195EAB" w14:textId="77777777" w:rsidR="00022D51" w:rsidRDefault="007E42F7">
            <w:pPr>
              <w:spacing w:line="259" w:lineRule="auto"/>
              <w:ind w:left="0"/>
            </w:pPr>
            <w:r>
              <w:rPr>
                <w:rFonts w:ascii="Calibri" w:eastAsia="Calibri" w:hAnsi="Calibri" w:cs="Calibri"/>
              </w:rPr>
              <w:t xml:space="preserve"> </w:t>
            </w:r>
          </w:p>
        </w:tc>
        <w:tc>
          <w:tcPr>
            <w:tcW w:w="4169" w:type="dxa"/>
            <w:tcBorders>
              <w:top w:val="single" w:sz="4" w:space="0" w:color="000000"/>
              <w:left w:val="single" w:sz="4" w:space="0" w:color="000000"/>
              <w:bottom w:val="single" w:sz="4" w:space="0" w:color="000000"/>
              <w:right w:val="single" w:sz="4" w:space="0" w:color="000000"/>
            </w:tcBorders>
          </w:tcPr>
          <w:p w14:paraId="2F195EAC" w14:textId="77777777" w:rsidR="00022D51" w:rsidRDefault="007E42F7">
            <w:pPr>
              <w:spacing w:line="259" w:lineRule="auto"/>
              <w:ind w:left="144"/>
            </w:pPr>
            <w:r>
              <w:rPr>
                <w:rFonts w:ascii="Calibri" w:eastAsia="Calibri" w:hAnsi="Calibri" w:cs="Calibri"/>
              </w:rPr>
              <w:t xml:space="preserve">schools@rrroca.org </w:t>
            </w:r>
          </w:p>
        </w:tc>
      </w:tr>
    </w:tbl>
    <w:p w14:paraId="2F195EAE" w14:textId="77777777" w:rsidR="00022D51" w:rsidRDefault="007E42F7">
      <w:pPr>
        <w:spacing w:after="261" w:line="259" w:lineRule="auto"/>
        <w:ind w:left="0"/>
      </w:pPr>
      <w:r>
        <w:t xml:space="preserve"> </w:t>
      </w:r>
    </w:p>
    <w:p w14:paraId="2F195EAF" w14:textId="77777777" w:rsidR="00022D51" w:rsidRDefault="00022D51">
      <w:pPr>
        <w:pStyle w:val="Heading2"/>
        <w:spacing w:after="0"/>
        <w:ind w:left="175" w:firstLine="180"/>
      </w:pPr>
    </w:p>
    <w:tbl>
      <w:tblPr>
        <w:tblStyle w:val="a5"/>
        <w:tblW w:w="10078" w:type="dxa"/>
        <w:tblInd w:w="-107" w:type="dxa"/>
        <w:tblLayout w:type="fixed"/>
        <w:tblLook w:val="0400" w:firstRow="0" w:lastRow="0" w:firstColumn="0" w:lastColumn="0" w:noHBand="0" w:noVBand="1"/>
      </w:tblPr>
      <w:tblGrid>
        <w:gridCol w:w="3853"/>
        <w:gridCol w:w="2211"/>
        <w:gridCol w:w="4014"/>
      </w:tblGrid>
      <w:tr w:rsidR="00022D51" w14:paraId="2F195EB3" w14:textId="77777777">
        <w:trPr>
          <w:trHeight w:val="358"/>
        </w:trPr>
        <w:tc>
          <w:tcPr>
            <w:tcW w:w="3853" w:type="dxa"/>
            <w:tcBorders>
              <w:top w:val="single" w:sz="4" w:space="0" w:color="000000"/>
              <w:left w:val="single" w:sz="4" w:space="0" w:color="000000"/>
              <w:bottom w:val="single" w:sz="4" w:space="0" w:color="000000"/>
              <w:right w:val="single" w:sz="4" w:space="0" w:color="000000"/>
            </w:tcBorders>
            <w:shd w:val="clear" w:color="auto" w:fill="EEECE1"/>
          </w:tcPr>
          <w:p w14:paraId="2F195EB0" w14:textId="77777777" w:rsidR="00022D51" w:rsidRDefault="007E42F7">
            <w:pPr>
              <w:spacing w:line="259" w:lineRule="auto"/>
              <w:ind w:left="0" w:right="113"/>
              <w:jc w:val="center"/>
            </w:pPr>
            <w:r>
              <w:rPr>
                <w:rFonts w:ascii="Calibri" w:eastAsia="Calibri" w:hAnsi="Calibri" w:cs="Calibri"/>
                <w:b/>
                <w:bCs/>
              </w:rPr>
              <w:t xml:space="preserve">Committee Leads </w:t>
            </w:r>
          </w:p>
        </w:tc>
        <w:tc>
          <w:tcPr>
            <w:tcW w:w="2211" w:type="dxa"/>
            <w:tcBorders>
              <w:top w:val="single" w:sz="4" w:space="0" w:color="000000"/>
              <w:left w:val="single" w:sz="4" w:space="0" w:color="000000"/>
              <w:bottom w:val="single" w:sz="4" w:space="0" w:color="000000"/>
              <w:right w:val="single" w:sz="4" w:space="0" w:color="000000"/>
            </w:tcBorders>
            <w:shd w:val="clear" w:color="auto" w:fill="EEECE1"/>
          </w:tcPr>
          <w:p w14:paraId="2F195EB1" w14:textId="77777777" w:rsidR="00022D51" w:rsidRDefault="007E42F7">
            <w:pPr>
              <w:spacing w:line="259" w:lineRule="auto"/>
              <w:ind w:left="0" w:right="112"/>
              <w:jc w:val="center"/>
            </w:pPr>
            <w:r>
              <w:rPr>
                <w:rFonts w:ascii="Calibri" w:eastAsia="Calibri" w:hAnsi="Calibri" w:cs="Calibri"/>
                <w:b/>
                <w:bCs/>
              </w:rPr>
              <w:t xml:space="preserve">Phone </w:t>
            </w:r>
          </w:p>
        </w:tc>
        <w:tc>
          <w:tcPr>
            <w:tcW w:w="4014" w:type="dxa"/>
            <w:tcBorders>
              <w:top w:val="single" w:sz="4" w:space="0" w:color="000000"/>
              <w:left w:val="single" w:sz="4" w:space="0" w:color="000000"/>
              <w:bottom w:val="single" w:sz="4" w:space="0" w:color="000000"/>
              <w:right w:val="single" w:sz="4" w:space="0" w:color="000000"/>
            </w:tcBorders>
            <w:shd w:val="clear" w:color="auto" w:fill="EEECE1"/>
          </w:tcPr>
          <w:p w14:paraId="2F195EB2" w14:textId="77777777" w:rsidR="00022D51" w:rsidRDefault="007E42F7">
            <w:pPr>
              <w:spacing w:line="259" w:lineRule="auto"/>
              <w:ind w:left="0" w:right="118"/>
              <w:jc w:val="center"/>
            </w:pPr>
            <w:r>
              <w:rPr>
                <w:rFonts w:ascii="Calibri" w:eastAsia="Calibri" w:hAnsi="Calibri" w:cs="Calibri"/>
                <w:b/>
                <w:bCs/>
              </w:rPr>
              <w:t xml:space="preserve">Email </w:t>
            </w:r>
          </w:p>
        </w:tc>
      </w:tr>
      <w:tr w:rsidR="00022D51" w14:paraId="2F195EB8" w14:textId="77777777">
        <w:trPr>
          <w:trHeight w:val="599"/>
        </w:trPr>
        <w:tc>
          <w:tcPr>
            <w:tcW w:w="3853" w:type="dxa"/>
            <w:tcBorders>
              <w:top w:val="single" w:sz="4" w:space="0" w:color="000000"/>
              <w:left w:val="single" w:sz="4" w:space="0" w:color="000000"/>
              <w:bottom w:val="single" w:sz="4" w:space="0" w:color="000000"/>
              <w:right w:val="single" w:sz="4" w:space="0" w:color="000000"/>
            </w:tcBorders>
          </w:tcPr>
          <w:p w14:paraId="2F195EB4" w14:textId="77777777" w:rsidR="00022D51" w:rsidRDefault="007E42F7">
            <w:pPr>
              <w:spacing w:line="259" w:lineRule="auto"/>
              <w:ind w:left="139" w:right="899"/>
              <w:jc w:val="both"/>
            </w:pPr>
            <w:r>
              <w:rPr>
                <w:rFonts w:ascii="Calibri" w:eastAsia="Calibri" w:hAnsi="Calibri" w:cs="Calibri"/>
              </w:rPr>
              <w:t xml:space="preserve">Lorraine Reed-Loewen  – Community Liaison </w:t>
            </w:r>
          </w:p>
        </w:tc>
        <w:tc>
          <w:tcPr>
            <w:tcW w:w="2211" w:type="dxa"/>
            <w:tcBorders>
              <w:top w:val="single" w:sz="4" w:space="0" w:color="000000"/>
              <w:left w:val="single" w:sz="4" w:space="0" w:color="000000"/>
              <w:bottom w:val="single" w:sz="4" w:space="0" w:color="000000"/>
              <w:right w:val="single" w:sz="4" w:space="0" w:color="000000"/>
            </w:tcBorders>
          </w:tcPr>
          <w:p w14:paraId="2F195EB5" w14:textId="77777777" w:rsidR="00022D51" w:rsidRDefault="007E42F7">
            <w:pPr>
              <w:spacing w:line="259" w:lineRule="auto"/>
              <w:ind w:left="32"/>
            </w:pPr>
            <w:r>
              <w:rPr>
                <w:rFonts w:ascii="Calibri" w:eastAsia="Calibri" w:hAnsi="Calibri" w:cs="Calibri"/>
              </w:rPr>
              <w:t xml:space="preserve">587 351-4762 </w:t>
            </w:r>
          </w:p>
        </w:tc>
        <w:tc>
          <w:tcPr>
            <w:tcW w:w="4014" w:type="dxa"/>
            <w:tcBorders>
              <w:top w:val="single" w:sz="4" w:space="0" w:color="000000"/>
              <w:left w:val="single" w:sz="4" w:space="0" w:color="000000"/>
              <w:bottom w:val="single" w:sz="4" w:space="0" w:color="000000"/>
              <w:right w:val="single" w:sz="4" w:space="0" w:color="000000"/>
            </w:tcBorders>
          </w:tcPr>
          <w:p w14:paraId="2F195EB6" w14:textId="77777777" w:rsidR="00022D51" w:rsidRDefault="007E42F7">
            <w:pPr>
              <w:spacing w:line="259" w:lineRule="auto"/>
              <w:ind w:left="0"/>
            </w:pPr>
            <w:r>
              <w:rPr>
                <w:rFonts w:ascii="Calibri" w:eastAsia="Calibri" w:hAnsi="Calibri" w:cs="Calibri"/>
              </w:rPr>
              <w:t xml:space="preserve">plloewen@shaw.ca  </w:t>
            </w:r>
          </w:p>
          <w:p w14:paraId="2F195EB7" w14:textId="77777777" w:rsidR="00022D51" w:rsidRDefault="007E42F7">
            <w:pPr>
              <w:spacing w:line="259" w:lineRule="auto"/>
              <w:ind w:left="0"/>
            </w:pPr>
            <w:r>
              <w:rPr>
                <w:rFonts w:ascii="Calibri" w:eastAsia="Calibri" w:hAnsi="Calibri" w:cs="Calibri"/>
              </w:rPr>
              <w:t xml:space="preserve"> </w:t>
            </w:r>
          </w:p>
        </w:tc>
      </w:tr>
      <w:tr w:rsidR="00022D51" w14:paraId="2F195EBE"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B9" w14:textId="77777777" w:rsidR="00022D51" w:rsidRDefault="007E42F7">
            <w:pPr>
              <w:spacing w:line="259" w:lineRule="auto"/>
              <w:ind w:left="139"/>
            </w:pPr>
            <w:r>
              <w:rPr>
                <w:rFonts w:ascii="Calibri" w:eastAsia="Calibri" w:hAnsi="Calibri" w:cs="Calibri"/>
              </w:rPr>
              <w:t xml:space="preserve">Sheryl Khanna </w:t>
            </w:r>
          </w:p>
          <w:p w14:paraId="2F195EBA" w14:textId="77777777" w:rsidR="00022D51" w:rsidRDefault="007E42F7">
            <w:pPr>
              <w:spacing w:line="259" w:lineRule="auto"/>
              <w:ind w:left="139"/>
            </w:pPr>
            <w:r>
              <w:rPr>
                <w:rFonts w:ascii="Calibri" w:eastAsia="Calibri" w:hAnsi="Calibri" w:cs="Calibri"/>
              </w:rPr>
              <w:t xml:space="preserve">– Newsletter editor (Lead) </w:t>
            </w:r>
            <w:r>
              <w:rPr>
                <w:rFonts w:ascii="Calibri" w:eastAsia="Calibri" w:hAnsi="Calibri" w:cs="Calibri"/>
                <w:i/>
                <w:iCs/>
              </w:rPr>
              <w:t xml:space="preserve"> </w:t>
            </w:r>
          </w:p>
        </w:tc>
        <w:tc>
          <w:tcPr>
            <w:tcW w:w="2211" w:type="dxa"/>
            <w:tcBorders>
              <w:top w:val="single" w:sz="4" w:space="0" w:color="000000"/>
              <w:left w:val="single" w:sz="4" w:space="0" w:color="000000"/>
              <w:bottom w:val="single" w:sz="4" w:space="0" w:color="000000"/>
              <w:right w:val="single" w:sz="4" w:space="0" w:color="000000"/>
            </w:tcBorders>
          </w:tcPr>
          <w:p w14:paraId="2F195EBB" w14:textId="77777777" w:rsidR="00022D51" w:rsidRDefault="007E42F7">
            <w:pPr>
              <w:spacing w:line="259" w:lineRule="auto"/>
              <w:ind w:left="0" w:right="40"/>
              <w:jc w:val="center"/>
            </w:pPr>
            <w:r>
              <w:rPr>
                <w:rFonts w:ascii="Calibri" w:eastAsia="Calibri" w:hAnsi="Calibri" w:cs="Calibri"/>
              </w:rPr>
              <w:t xml:space="preserve">587 353-6129 (w) </w:t>
            </w:r>
          </w:p>
          <w:p w14:paraId="2F195EBC" w14:textId="77777777" w:rsidR="00022D51" w:rsidRDefault="007E42F7">
            <w:pPr>
              <w:spacing w:line="259" w:lineRule="auto"/>
              <w:ind w:left="0" w:right="19"/>
              <w:jc w:val="center"/>
            </w:pPr>
            <w:r>
              <w:rPr>
                <w:rFonts w:ascii="Calibri" w:eastAsia="Calibri" w:hAnsi="Calibri" w:cs="Calibri"/>
              </w:rPr>
              <w:t xml:space="preserve">587 437-1606 (m) </w:t>
            </w:r>
          </w:p>
        </w:tc>
        <w:tc>
          <w:tcPr>
            <w:tcW w:w="4014" w:type="dxa"/>
            <w:tcBorders>
              <w:top w:val="single" w:sz="4" w:space="0" w:color="000000"/>
              <w:left w:val="single" w:sz="4" w:space="0" w:color="000000"/>
              <w:bottom w:val="single" w:sz="4" w:space="0" w:color="000000"/>
              <w:right w:val="single" w:sz="4" w:space="0" w:color="000000"/>
            </w:tcBorders>
          </w:tcPr>
          <w:p w14:paraId="2F195EBD" w14:textId="77777777" w:rsidR="00022D51" w:rsidRDefault="007E42F7">
            <w:pPr>
              <w:spacing w:line="259" w:lineRule="auto"/>
              <w:ind w:left="0"/>
            </w:pPr>
            <w:r>
              <w:rPr>
                <w:rFonts w:ascii="Calibri" w:eastAsia="Calibri" w:hAnsi="Calibri" w:cs="Calibri"/>
              </w:rPr>
              <w:t xml:space="preserve">sherylkhanna@shaw.ca newsletter@rrroca.org </w:t>
            </w:r>
          </w:p>
        </w:tc>
      </w:tr>
      <w:tr w:rsidR="00022D51" w14:paraId="2F195EC2"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BF" w14:textId="77777777" w:rsidR="00022D51" w:rsidRDefault="007E42F7">
            <w:pPr>
              <w:spacing w:line="259" w:lineRule="auto"/>
              <w:ind w:left="139" w:right="491"/>
            </w:pPr>
            <w:r>
              <w:rPr>
                <w:rFonts w:ascii="Calibri" w:eastAsia="Calibri" w:hAnsi="Calibri" w:cs="Calibri"/>
              </w:rPr>
              <w:t xml:space="preserve">Lee-Ann Manaigre – Baines  – Assistant to Secretary </w:t>
            </w:r>
          </w:p>
        </w:tc>
        <w:tc>
          <w:tcPr>
            <w:tcW w:w="2211" w:type="dxa"/>
            <w:tcBorders>
              <w:top w:val="single" w:sz="4" w:space="0" w:color="000000"/>
              <w:left w:val="single" w:sz="4" w:space="0" w:color="000000"/>
              <w:bottom w:val="single" w:sz="4" w:space="0" w:color="000000"/>
              <w:right w:val="single" w:sz="4" w:space="0" w:color="000000"/>
            </w:tcBorders>
          </w:tcPr>
          <w:p w14:paraId="2F195EC0" w14:textId="77777777" w:rsidR="00022D51" w:rsidRDefault="007E42F7">
            <w:pPr>
              <w:spacing w:line="259" w:lineRule="auto"/>
              <w:ind w:left="32"/>
            </w:pPr>
            <w:r>
              <w:rPr>
                <w:rFonts w:ascii="Calibri" w:eastAsia="Calibri" w:hAnsi="Calibri" w:cs="Calibri"/>
              </w:rPr>
              <w:t xml:space="preserve">587 229-0611 </w:t>
            </w:r>
          </w:p>
        </w:tc>
        <w:tc>
          <w:tcPr>
            <w:tcW w:w="4014" w:type="dxa"/>
            <w:tcBorders>
              <w:top w:val="single" w:sz="4" w:space="0" w:color="000000"/>
              <w:left w:val="single" w:sz="4" w:space="0" w:color="000000"/>
              <w:bottom w:val="single" w:sz="4" w:space="0" w:color="000000"/>
              <w:right w:val="single" w:sz="4" w:space="0" w:color="000000"/>
            </w:tcBorders>
          </w:tcPr>
          <w:p w14:paraId="2F195EC1" w14:textId="77777777" w:rsidR="00022D51" w:rsidRDefault="007E42F7">
            <w:pPr>
              <w:spacing w:line="259" w:lineRule="auto"/>
              <w:ind w:left="0"/>
            </w:pPr>
            <w:r>
              <w:rPr>
                <w:rFonts w:ascii="Calibri" w:eastAsia="Calibri" w:hAnsi="Calibri" w:cs="Calibri"/>
              </w:rPr>
              <w:t>lmanaigre@gmail.com</w:t>
            </w:r>
            <w:r>
              <w:rPr>
                <w:rFonts w:ascii="Times New Roman" w:eastAsia="Times New Roman" w:hAnsi="Times New Roman" w:cs="Times New Roman"/>
                <w:sz w:val="20"/>
                <w:szCs w:val="20"/>
              </w:rPr>
              <w:t xml:space="preserve"> </w:t>
            </w:r>
          </w:p>
        </w:tc>
      </w:tr>
      <w:tr w:rsidR="00022D51" w14:paraId="2F195EC6"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C3" w14:textId="77777777" w:rsidR="00022D51" w:rsidRDefault="007E42F7">
            <w:pPr>
              <w:spacing w:line="259" w:lineRule="auto"/>
              <w:ind w:left="139" w:right="1823"/>
            </w:pPr>
            <w:r>
              <w:rPr>
                <w:rFonts w:ascii="Calibri" w:eastAsia="Calibri" w:hAnsi="Calibri" w:cs="Calibri"/>
              </w:rPr>
              <w:t xml:space="preserve">Twyla Ferrari  – Events Lead </w:t>
            </w:r>
          </w:p>
        </w:tc>
        <w:tc>
          <w:tcPr>
            <w:tcW w:w="2211" w:type="dxa"/>
            <w:tcBorders>
              <w:top w:val="single" w:sz="4" w:space="0" w:color="000000"/>
              <w:left w:val="single" w:sz="4" w:space="0" w:color="000000"/>
              <w:bottom w:val="single" w:sz="4" w:space="0" w:color="000000"/>
              <w:right w:val="single" w:sz="4" w:space="0" w:color="000000"/>
            </w:tcBorders>
          </w:tcPr>
          <w:p w14:paraId="2F195EC4" w14:textId="77777777" w:rsidR="00022D51" w:rsidRDefault="007E42F7">
            <w:pPr>
              <w:spacing w:line="259" w:lineRule="auto"/>
              <w:ind w:left="32"/>
            </w:pPr>
            <w:r>
              <w:rPr>
                <w:rFonts w:ascii="Calibri" w:eastAsia="Calibri" w:hAnsi="Calibri" w:cs="Calibri"/>
              </w:rPr>
              <w:t xml:space="preserve">403 607-4264 </w:t>
            </w:r>
          </w:p>
        </w:tc>
        <w:tc>
          <w:tcPr>
            <w:tcW w:w="4014" w:type="dxa"/>
            <w:tcBorders>
              <w:top w:val="single" w:sz="4" w:space="0" w:color="000000"/>
              <w:left w:val="single" w:sz="4" w:space="0" w:color="000000"/>
              <w:bottom w:val="single" w:sz="4" w:space="0" w:color="000000"/>
              <w:right w:val="single" w:sz="4" w:space="0" w:color="000000"/>
            </w:tcBorders>
          </w:tcPr>
          <w:p w14:paraId="2F195EC5" w14:textId="77777777" w:rsidR="00022D51" w:rsidRDefault="007E42F7">
            <w:pPr>
              <w:spacing w:line="259" w:lineRule="auto"/>
              <w:ind w:left="0"/>
            </w:pPr>
            <w:r>
              <w:rPr>
                <w:rFonts w:ascii="Calibri" w:eastAsia="Calibri" w:hAnsi="Calibri" w:cs="Calibri"/>
              </w:rPr>
              <w:t xml:space="preserve">t.ferrari@shaw.ca </w:t>
            </w:r>
          </w:p>
        </w:tc>
      </w:tr>
      <w:tr w:rsidR="00022D51" w14:paraId="2F195ECB" w14:textId="77777777">
        <w:trPr>
          <w:trHeight w:val="598"/>
        </w:trPr>
        <w:tc>
          <w:tcPr>
            <w:tcW w:w="3853" w:type="dxa"/>
            <w:tcBorders>
              <w:top w:val="single" w:sz="4" w:space="0" w:color="000000"/>
              <w:left w:val="single" w:sz="4" w:space="0" w:color="000000"/>
              <w:bottom w:val="single" w:sz="4" w:space="0" w:color="000000"/>
              <w:right w:val="single" w:sz="4" w:space="0" w:color="000000"/>
            </w:tcBorders>
          </w:tcPr>
          <w:p w14:paraId="2F195EC7" w14:textId="77777777" w:rsidR="00022D51" w:rsidRDefault="007E42F7">
            <w:pPr>
              <w:spacing w:line="259" w:lineRule="auto"/>
              <w:ind w:left="139"/>
            </w:pPr>
            <w:r>
              <w:rPr>
                <w:rFonts w:ascii="Calibri" w:eastAsia="Calibri" w:hAnsi="Calibri" w:cs="Calibri"/>
              </w:rPr>
              <w:t xml:space="preserve">Wendy Alessi </w:t>
            </w:r>
          </w:p>
          <w:p w14:paraId="2F195EC8" w14:textId="77777777" w:rsidR="00022D51" w:rsidRDefault="007E42F7">
            <w:pPr>
              <w:spacing w:line="259" w:lineRule="auto"/>
              <w:ind w:left="139"/>
            </w:pPr>
            <w:r>
              <w:rPr>
                <w:rFonts w:ascii="Calibri" w:eastAsia="Calibri" w:hAnsi="Calibri" w:cs="Calibri"/>
              </w:rPr>
              <w:t xml:space="preserve">– Website &amp; design </w:t>
            </w:r>
          </w:p>
        </w:tc>
        <w:tc>
          <w:tcPr>
            <w:tcW w:w="2211" w:type="dxa"/>
            <w:tcBorders>
              <w:top w:val="single" w:sz="4" w:space="0" w:color="000000"/>
              <w:left w:val="single" w:sz="4" w:space="0" w:color="000000"/>
              <w:bottom w:val="single" w:sz="4" w:space="0" w:color="000000"/>
              <w:right w:val="single" w:sz="4" w:space="0" w:color="000000"/>
            </w:tcBorders>
          </w:tcPr>
          <w:p w14:paraId="2F195EC9" w14:textId="77777777" w:rsidR="00022D51" w:rsidRDefault="007E42F7">
            <w:pPr>
              <w:spacing w:line="259" w:lineRule="auto"/>
              <w:ind w:left="32"/>
            </w:pPr>
            <w:r>
              <w:rPr>
                <w:rFonts w:ascii="Calibri" w:eastAsia="Calibri" w:hAnsi="Calibri" w:cs="Calibri"/>
              </w:rPr>
              <w:t xml:space="preserve">587 435-2025   </w:t>
            </w:r>
          </w:p>
        </w:tc>
        <w:tc>
          <w:tcPr>
            <w:tcW w:w="4014" w:type="dxa"/>
            <w:tcBorders>
              <w:top w:val="single" w:sz="4" w:space="0" w:color="000000"/>
              <w:left w:val="single" w:sz="4" w:space="0" w:color="000000"/>
              <w:bottom w:val="single" w:sz="4" w:space="0" w:color="000000"/>
              <w:right w:val="single" w:sz="4" w:space="0" w:color="000000"/>
            </w:tcBorders>
          </w:tcPr>
          <w:p w14:paraId="2F195ECA" w14:textId="77777777" w:rsidR="00022D51" w:rsidRDefault="007E42F7">
            <w:pPr>
              <w:spacing w:line="259" w:lineRule="auto"/>
              <w:ind w:left="0"/>
            </w:pPr>
            <w:r>
              <w:rPr>
                <w:rFonts w:ascii="Calibri" w:eastAsia="Calibri" w:hAnsi="Calibri" w:cs="Calibri"/>
                <w:color w:val="00000A"/>
                <w:u w:val="single"/>
              </w:rPr>
              <w:t>info@figtreedesignstudio.com</w:t>
            </w:r>
            <w:r>
              <w:rPr>
                <w:rFonts w:ascii="Calibri" w:eastAsia="Calibri" w:hAnsi="Calibri" w:cs="Calibri"/>
              </w:rPr>
              <w:t xml:space="preserve"> </w:t>
            </w:r>
          </w:p>
        </w:tc>
      </w:tr>
      <w:tr w:rsidR="00022D51" w14:paraId="2F195ECF"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CC" w14:textId="77777777" w:rsidR="00022D51" w:rsidRDefault="007E42F7">
            <w:pPr>
              <w:spacing w:line="259" w:lineRule="auto"/>
              <w:ind w:left="139" w:right="1780"/>
            </w:pPr>
            <w:r>
              <w:rPr>
                <w:rFonts w:ascii="Calibri" w:eastAsia="Calibri" w:hAnsi="Calibri" w:cs="Calibri"/>
              </w:rPr>
              <w:t xml:space="preserve">Tracy McNish  – Sport Lead </w:t>
            </w:r>
          </w:p>
        </w:tc>
        <w:tc>
          <w:tcPr>
            <w:tcW w:w="2211" w:type="dxa"/>
            <w:tcBorders>
              <w:top w:val="single" w:sz="4" w:space="0" w:color="000000"/>
              <w:left w:val="single" w:sz="4" w:space="0" w:color="000000"/>
              <w:bottom w:val="single" w:sz="4" w:space="0" w:color="000000"/>
              <w:right w:val="single" w:sz="4" w:space="0" w:color="000000"/>
            </w:tcBorders>
          </w:tcPr>
          <w:p w14:paraId="2F195ECD" w14:textId="77777777" w:rsidR="00022D51" w:rsidRDefault="007E42F7">
            <w:pPr>
              <w:spacing w:line="259" w:lineRule="auto"/>
              <w:ind w:left="32"/>
            </w:pPr>
            <w:r>
              <w:rPr>
                <w:rFonts w:ascii="Calibri" w:eastAsia="Calibri" w:hAnsi="Calibri" w:cs="Calibri"/>
              </w:rPr>
              <w:t xml:space="preserve">403 615-8465 </w:t>
            </w:r>
          </w:p>
        </w:tc>
        <w:tc>
          <w:tcPr>
            <w:tcW w:w="4014" w:type="dxa"/>
            <w:tcBorders>
              <w:top w:val="single" w:sz="4" w:space="0" w:color="000000"/>
              <w:left w:val="single" w:sz="4" w:space="0" w:color="000000"/>
              <w:bottom w:val="single" w:sz="4" w:space="0" w:color="000000"/>
              <w:right w:val="single" w:sz="4" w:space="0" w:color="000000"/>
            </w:tcBorders>
          </w:tcPr>
          <w:p w14:paraId="2F195ECE" w14:textId="77777777" w:rsidR="00022D51" w:rsidRDefault="007E42F7">
            <w:pPr>
              <w:spacing w:line="259" w:lineRule="auto"/>
              <w:ind w:left="0"/>
            </w:pPr>
            <w:r>
              <w:rPr>
                <w:rFonts w:ascii="Calibri" w:eastAsia="Calibri" w:hAnsi="Calibri" w:cs="Calibri"/>
              </w:rPr>
              <w:t xml:space="preserve">tracy.mcnish@gmail.com youthsports@rrroca.org </w:t>
            </w:r>
          </w:p>
        </w:tc>
      </w:tr>
      <w:tr w:rsidR="00022D51" w14:paraId="2F195ED3" w14:textId="77777777">
        <w:trPr>
          <w:trHeight w:val="302"/>
        </w:trPr>
        <w:tc>
          <w:tcPr>
            <w:tcW w:w="3853" w:type="dxa"/>
            <w:tcBorders>
              <w:top w:val="single" w:sz="4" w:space="0" w:color="000000"/>
              <w:left w:val="single" w:sz="4" w:space="0" w:color="000000"/>
              <w:bottom w:val="single" w:sz="4" w:space="0" w:color="000000"/>
              <w:right w:val="single" w:sz="4" w:space="0" w:color="000000"/>
            </w:tcBorders>
          </w:tcPr>
          <w:p w14:paraId="2F195ED0" w14:textId="77777777" w:rsidR="00022D51" w:rsidRDefault="007E42F7">
            <w:pPr>
              <w:spacing w:line="259" w:lineRule="auto"/>
              <w:ind w:left="139"/>
            </w:pPr>
            <w:r>
              <w:rPr>
                <w:rFonts w:ascii="Calibri" w:eastAsia="Calibri" w:hAnsi="Calibri" w:cs="Calibri"/>
              </w:rPr>
              <w:t xml:space="preserve">Leah Melnyk  </w:t>
            </w:r>
          </w:p>
        </w:tc>
        <w:tc>
          <w:tcPr>
            <w:tcW w:w="2211" w:type="dxa"/>
            <w:tcBorders>
              <w:top w:val="single" w:sz="4" w:space="0" w:color="000000"/>
              <w:left w:val="single" w:sz="4" w:space="0" w:color="000000"/>
              <w:bottom w:val="single" w:sz="4" w:space="0" w:color="000000"/>
              <w:right w:val="single" w:sz="4" w:space="0" w:color="000000"/>
            </w:tcBorders>
          </w:tcPr>
          <w:p w14:paraId="2F195ED1" w14:textId="77777777" w:rsidR="00022D51" w:rsidRDefault="007E42F7">
            <w:pPr>
              <w:spacing w:line="259" w:lineRule="auto"/>
              <w:ind w:left="32"/>
            </w:pPr>
            <w:r>
              <w:rPr>
                <w:rFonts w:ascii="Calibri" w:eastAsia="Calibri" w:hAnsi="Calibri" w:cs="Calibri"/>
              </w:rPr>
              <w:t xml:space="preserve">403 404-5990 </w:t>
            </w:r>
          </w:p>
        </w:tc>
        <w:tc>
          <w:tcPr>
            <w:tcW w:w="4014" w:type="dxa"/>
            <w:tcBorders>
              <w:top w:val="single" w:sz="4" w:space="0" w:color="000000"/>
              <w:left w:val="single" w:sz="4" w:space="0" w:color="000000"/>
              <w:bottom w:val="single" w:sz="4" w:space="0" w:color="000000"/>
              <w:right w:val="single" w:sz="4" w:space="0" w:color="000000"/>
            </w:tcBorders>
          </w:tcPr>
          <w:p w14:paraId="2F195ED2" w14:textId="77777777" w:rsidR="00022D51" w:rsidRDefault="007E42F7">
            <w:pPr>
              <w:spacing w:line="259" w:lineRule="auto"/>
              <w:ind w:left="0"/>
            </w:pPr>
            <w:r>
              <w:rPr>
                <w:rFonts w:ascii="Calibri" w:eastAsia="Calibri" w:hAnsi="Calibri" w:cs="Calibri"/>
              </w:rPr>
              <w:t xml:space="preserve">bunnymelnyk@hotmail.com </w:t>
            </w:r>
          </w:p>
        </w:tc>
      </w:tr>
      <w:tr w:rsidR="00022D51" w14:paraId="2F195ED7" w14:textId="77777777">
        <w:trPr>
          <w:trHeight w:val="302"/>
        </w:trPr>
        <w:tc>
          <w:tcPr>
            <w:tcW w:w="3853" w:type="dxa"/>
            <w:tcBorders>
              <w:top w:val="single" w:sz="4" w:space="0" w:color="000000"/>
              <w:left w:val="single" w:sz="4" w:space="0" w:color="000000"/>
              <w:bottom w:val="single" w:sz="4" w:space="0" w:color="000000"/>
              <w:right w:val="single" w:sz="4" w:space="0" w:color="000000"/>
            </w:tcBorders>
          </w:tcPr>
          <w:p w14:paraId="2F195ED4" w14:textId="77777777" w:rsidR="00022D51" w:rsidRDefault="007E42F7">
            <w:pPr>
              <w:spacing w:line="259" w:lineRule="auto"/>
              <w:ind w:left="139"/>
            </w:pPr>
            <w:r>
              <w:rPr>
                <w:rFonts w:ascii="Calibri" w:eastAsia="Calibri" w:hAnsi="Calibri" w:cs="Calibri"/>
              </w:rPr>
              <w:t xml:space="preserve">– Adult Fitness Class Lead </w:t>
            </w:r>
          </w:p>
        </w:tc>
        <w:tc>
          <w:tcPr>
            <w:tcW w:w="2211" w:type="dxa"/>
            <w:tcBorders>
              <w:top w:val="single" w:sz="4" w:space="0" w:color="000000"/>
              <w:left w:val="single" w:sz="4" w:space="0" w:color="000000"/>
              <w:bottom w:val="single" w:sz="4" w:space="0" w:color="000000"/>
              <w:right w:val="single" w:sz="4" w:space="0" w:color="000000"/>
            </w:tcBorders>
          </w:tcPr>
          <w:p w14:paraId="2F195ED5" w14:textId="77777777" w:rsidR="00022D51" w:rsidRDefault="00022D51">
            <w:pPr>
              <w:spacing w:after="160" w:line="259" w:lineRule="auto"/>
              <w:ind w:left="0"/>
            </w:pPr>
          </w:p>
        </w:tc>
        <w:tc>
          <w:tcPr>
            <w:tcW w:w="4014" w:type="dxa"/>
            <w:tcBorders>
              <w:top w:val="single" w:sz="4" w:space="0" w:color="000000"/>
              <w:left w:val="single" w:sz="4" w:space="0" w:color="000000"/>
              <w:bottom w:val="single" w:sz="4" w:space="0" w:color="000000"/>
              <w:right w:val="single" w:sz="4" w:space="0" w:color="000000"/>
            </w:tcBorders>
          </w:tcPr>
          <w:p w14:paraId="2F195ED6" w14:textId="77777777" w:rsidR="00022D51" w:rsidRDefault="007E42F7">
            <w:pPr>
              <w:spacing w:line="259" w:lineRule="auto"/>
              <w:ind w:left="0"/>
            </w:pPr>
            <w:r>
              <w:rPr>
                <w:rFonts w:ascii="Calibri" w:eastAsia="Calibri" w:hAnsi="Calibri" w:cs="Calibri"/>
              </w:rPr>
              <w:t xml:space="preserve">fitnessclasses@rrroca.org </w:t>
            </w:r>
          </w:p>
        </w:tc>
      </w:tr>
      <w:tr w:rsidR="00022D51" w14:paraId="2F195EDC" w14:textId="77777777">
        <w:trPr>
          <w:trHeight w:val="598"/>
        </w:trPr>
        <w:tc>
          <w:tcPr>
            <w:tcW w:w="3853" w:type="dxa"/>
            <w:tcBorders>
              <w:top w:val="single" w:sz="4" w:space="0" w:color="000000"/>
              <w:left w:val="single" w:sz="4" w:space="0" w:color="000000"/>
              <w:bottom w:val="single" w:sz="4" w:space="0" w:color="000000"/>
              <w:right w:val="single" w:sz="4" w:space="0" w:color="000000"/>
            </w:tcBorders>
          </w:tcPr>
          <w:p w14:paraId="2F195ED8" w14:textId="77777777" w:rsidR="00022D51" w:rsidRDefault="007E42F7">
            <w:pPr>
              <w:spacing w:line="259" w:lineRule="auto"/>
              <w:ind w:left="139"/>
            </w:pPr>
            <w:r>
              <w:rPr>
                <w:rFonts w:ascii="Calibri" w:eastAsia="Calibri" w:hAnsi="Calibri" w:cs="Calibri"/>
              </w:rPr>
              <w:t xml:space="preserve">Judith Stasiak  </w:t>
            </w:r>
          </w:p>
          <w:p w14:paraId="2F195ED9" w14:textId="77777777" w:rsidR="00022D51" w:rsidRDefault="007E42F7">
            <w:pPr>
              <w:spacing w:line="259" w:lineRule="auto"/>
              <w:ind w:left="139"/>
            </w:pPr>
            <w:r>
              <w:rPr>
                <w:rFonts w:ascii="Calibri" w:eastAsia="Calibri" w:hAnsi="Calibri" w:cs="Calibri"/>
              </w:rPr>
              <w:t xml:space="preserve">– Ladies’ Group Lead </w:t>
            </w:r>
          </w:p>
        </w:tc>
        <w:tc>
          <w:tcPr>
            <w:tcW w:w="2211" w:type="dxa"/>
            <w:tcBorders>
              <w:top w:val="single" w:sz="4" w:space="0" w:color="000000"/>
              <w:left w:val="single" w:sz="4" w:space="0" w:color="000000"/>
              <w:bottom w:val="single" w:sz="4" w:space="0" w:color="000000"/>
              <w:right w:val="single" w:sz="4" w:space="0" w:color="000000"/>
            </w:tcBorders>
          </w:tcPr>
          <w:p w14:paraId="2F195EDA" w14:textId="77777777" w:rsidR="00022D51" w:rsidRDefault="007E42F7">
            <w:pPr>
              <w:spacing w:line="259" w:lineRule="auto"/>
              <w:ind w:left="32"/>
            </w:pPr>
            <w:r>
              <w:rPr>
                <w:rFonts w:ascii="Calibri" w:eastAsia="Calibri" w:hAnsi="Calibri" w:cs="Calibri"/>
              </w:rPr>
              <w:t xml:space="preserve">403 460-1613 </w:t>
            </w:r>
          </w:p>
        </w:tc>
        <w:tc>
          <w:tcPr>
            <w:tcW w:w="4014" w:type="dxa"/>
            <w:tcBorders>
              <w:top w:val="single" w:sz="4" w:space="0" w:color="000000"/>
              <w:left w:val="single" w:sz="4" w:space="0" w:color="000000"/>
              <w:bottom w:val="single" w:sz="4" w:space="0" w:color="000000"/>
              <w:right w:val="single" w:sz="4" w:space="0" w:color="000000"/>
            </w:tcBorders>
          </w:tcPr>
          <w:p w14:paraId="2F195EDB" w14:textId="77777777" w:rsidR="00022D51" w:rsidRDefault="007E42F7">
            <w:pPr>
              <w:spacing w:line="259" w:lineRule="auto"/>
              <w:ind w:left="0"/>
            </w:pPr>
            <w:r>
              <w:rPr>
                <w:rFonts w:ascii="Calibri" w:eastAsia="Calibri" w:hAnsi="Calibri" w:cs="Calibri"/>
              </w:rPr>
              <w:t xml:space="preserve">stasiak2@shaw.ca ladiesgroup@rrroca.org </w:t>
            </w:r>
          </w:p>
        </w:tc>
      </w:tr>
      <w:tr w:rsidR="00022D51" w14:paraId="2F195EE2"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DD" w14:textId="77777777" w:rsidR="00022D51" w:rsidRDefault="007E42F7">
            <w:pPr>
              <w:spacing w:line="259" w:lineRule="auto"/>
              <w:ind w:left="139"/>
            </w:pPr>
            <w:r>
              <w:rPr>
                <w:rFonts w:ascii="Calibri" w:eastAsia="Calibri" w:hAnsi="Calibri" w:cs="Calibri"/>
              </w:rPr>
              <w:t xml:space="preserve">Angela Carter  </w:t>
            </w:r>
          </w:p>
          <w:p w14:paraId="2F195EDE" w14:textId="77777777" w:rsidR="00022D51" w:rsidRDefault="007E42F7">
            <w:pPr>
              <w:spacing w:line="259" w:lineRule="auto"/>
              <w:ind w:left="139"/>
            </w:pPr>
            <w:r>
              <w:rPr>
                <w:rFonts w:ascii="Calibri" w:eastAsia="Calibri" w:hAnsi="Calibri" w:cs="Calibri"/>
              </w:rPr>
              <w:t xml:space="preserve">– Babysitter’s Registry Lead </w:t>
            </w:r>
          </w:p>
        </w:tc>
        <w:tc>
          <w:tcPr>
            <w:tcW w:w="2211" w:type="dxa"/>
            <w:tcBorders>
              <w:top w:val="single" w:sz="4" w:space="0" w:color="000000"/>
              <w:left w:val="single" w:sz="4" w:space="0" w:color="000000"/>
              <w:bottom w:val="single" w:sz="4" w:space="0" w:color="000000"/>
              <w:right w:val="single" w:sz="4" w:space="0" w:color="000000"/>
            </w:tcBorders>
          </w:tcPr>
          <w:p w14:paraId="2F195EDF" w14:textId="77777777" w:rsidR="00022D51" w:rsidRDefault="007E42F7">
            <w:pPr>
              <w:spacing w:line="259" w:lineRule="auto"/>
              <w:ind w:left="32"/>
            </w:pPr>
            <w:r>
              <w:rPr>
                <w:rFonts w:ascii="Calibri" w:eastAsia="Calibri" w:hAnsi="Calibri" w:cs="Calibri"/>
              </w:rPr>
              <w:t xml:space="preserve">403 697-7820 </w:t>
            </w:r>
          </w:p>
          <w:p w14:paraId="2F195EE0" w14:textId="77777777" w:rsidR="00022D51" w:rsidRDefault="007E42F7">
            <w:pPr>
              <w:spacing w:line="259" w:lineRule="auto"/>
              <w:ind w:left="32"/>
            </w:pPr>
            <w:r>
              <w:rPr>
                <w:rFonts w:ascii="Calibri" w:eastAsia="Calibri" w:hAnsi="Calibri" w:cs="Calibri"/>
              </w:rPr>
              <w:t xml:space="preserve"> </w:t>
            </w:r>
          </w:p>
        </w:tc>
        <w:tc>
          <w:tcPr>
            <w:tcW w:w="4014" w:type="dxa"/>
            <w:tcBorders>
              <w:top w:val="single" w:sz="4" w:space="0" w:color="000000"/>
              <w:left w:val="single" w:sz="4" w:space="0" w:color="000000"/>
              <w:bottom w:val="single" w:sz="4" w:space="0" w:color="000000"/>
              <w:right w:val="single" w:sz="4" w:space="0" w:color="000000"/>
            </w:tcBorders>
          </w:tcPr>
          <w:p w14:paraId="2F195EE1" w14:textId="77777777" w:rsidR="00022D51" w:rsidRDefault="007E42F7">
            <w:pPr>
              <w:spacing w:line="259" w:lineRule="auto"/>
              <w:ind w:left="0"/>
            </w:pPr>
            <w:r>
              <w:rPr>
                <w:rFonts w:ascii="Calibri" w:eastAsia="Calibri" w:hAnsi="Calibri" w:cs="Calibri"/>
              </w:rPr>
              <w:t xml:space="preserve">angie_carter@hotmail.com babysitting@rrroca.org </w:t>
            </w:r>
          </w:p>
        </w:tc>
      </w:tr>
      <w:tr w:rsidR="00022D51" w14:paraId="2F195EE7"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E3" w14:textId="77777777" w:rsidR="00022D51" w:rsidRDefault="007E42F7">
            <w:pPr>
              <w:spacing w:line="259" w:lineRule="auto"/>
              <w:ind w:left="139"/>
            </w:pPr>
            <w:r>
              <w:rPr>
                <w:rFonts w:ascii="Calibri" w:eastAsia="Calibri" w:hAnsi="Calibri" w:cs="Calibri"/>
              </w:rPr>
              <w:t xml:space="preserve">Jana Sinclair  </w:t>
            </w:r>
          </w:p>
          <w:p w14:paraId="2F195EE4" w14:textId="77777777" w:rsidR="00022D51" w:rsidRDefault="007E42F7">
            <w:pPr>
              <w:spacing w:line="259" w:lineRule="auto"/>
              <w:ind w:left="139"/>
            </w:pPr>
            <w:r>
              <w:rPr>
                <w:rFonts w:ascii="Calibri" w:eastAsia="Calibri" w:hAnsi="Calibri" w:cs="Calibri"/>
              </w:rPr>
              <w:t xml:space="preserve">– Pace Car Coordinator </w:t>
            </w:r>
          </w:p>
        </w:tc>
        <w:tc>
          <w:tcPr>
            <w:tcW w:w="2211" w:type="dxa"/>
            <w:tcBorders>
              <w:top w:val="single" w:sz="4" w:space="0" w:color="000000"/>
              <w:left w:val="single" w:sz="4" w:space="0" w:color="000000"/>
              <w:bottom w:val="single" w:sz="4" w:space="0" w:color="000000"/>
              <w:right w:val="single" w:sz="4" w:space="0" w:color="000000"/>
            </w:tcBorders>
          </w:tcPr>
          <w:p w14:paraId="2F195EE5" w14:textId="77777777" w:rsidR="00022D51" w:rsidRDefault="007E42F7">
            <w:pPr>
              <w:spacing w:line="259" w:lineRule="auto"/>
              <w:ind w:left="32"/>
            </w:pPr>
            <w:r>
              <w:rPr>
                <w:rFonts w:ascii="Calibri" w:eastAsia="Calibri" w:hAnsi="Calibri" w:cs="Calibri"/>
              </w:rPr>
              <w:t xml:space="preserve">403 660-5744 </w:t>
            </w:r>
          </w:p>
        </w:tc>
        <w:tc>
          <w:tcPr>
            <w:tcW w:w="4014" w:type="dxa"/>
            <w:tcBorders>
              <w:top w:val="single" w:sz="4" w:space="0" w:color="000000"/>
              <w:left w:val="single" w:sz="4" w:space="0" w:color="000000"/>
              <w:bottom w:val="single" w:sz="4" w:space="0" w:color="000000"/>
              <w:right w:val="single" w:sz="4" w:space="0" w:color="000000"/>
            </w:tcBorders>
          </w:tcPr>
          <w:p w14:paraId="2F195EE6" w14:textId="77777777" w:rsidR="00022D51" w:rsidRDefault="007E42F7">
            <w:pPr>
              <w:spacing w:line="259" w:lineRule="auto"/>
              <w:ind w:left="0"/>
            </w:pPr>
            <w:r>
              <w:rPr>
                <w:rFonts w:ascii="Calibri" w:eastAsia="Calibri" w:hAnsi="Calibri" w:cs="Calibri"/>
              </w:rPr>
              <w:t xml:space="preserve">jsinclair@bapg.ca pacecar@rrroca.org </w:t>
            </w:r>
          </w:p>
        </w:tc>
      </w:tr>
      <w:tr w:rsidR="00022D51" w14:paraId="2F195EEB" w14:textId="77777777">
        <w:trPr>
          <w:trHeight w:val="595"/>
        </w:trPr>
        <w:tc>
          <w:tcPr>
            <w:tcW w:w="3853" w:type="dxa"/>
            <w:tcBorders>
              <w:top w:val="single" w:sz="4" w:space="0" w:color="000000"/>
              <w:left w:val="single" w:sz="4" w:space="0" w:color="000000"/>
              <w:bottom w:val="single" w:sz="4" w:space="0" w:color="000000"/>
              <w:right w:val="single" w:sz="4" w:space="0" w:color="000000"/>
            </w:tcBorders>
          </w:tcPr>
          <w:p w14:paraId="2F195EE8" w14:textId="77777777" w:rsidR="00022D51" w:rsidRDefault="007E42F7">
            <w:pPr>
              <w:spacing w:line="259" w:lineRule="auto"/>
              <w:ind w:left="139" w:right="1576"/>
            </w:pPr>
            <w:r>
              <w:rPr>
                <w:rFonts w:ascii="Calibri" w:eastAsia="Calibri" w:hAnsi="Calibri" w:cs="Calibri"/>
              </w:rPr>
              <w:t xml:space="preserve">Bernard Afriyiye  – Software Lead </w:t>
            </w:r>
          </w:p>
        </w:tc>
        <w:tc>
          <w:tcPr>
            <w:tcW w:w="2211" w:type="dxa"/>
            <w:tcBorders>
              <w:top w:val="single" w:sz="4" w:space="0" w:color="000000"/>
              <w:left w:val="single" w:sz="4" w:space="0" w:color="000000"/>
              <w:bottom w:val="single" w:sz="4" w:space="0" w:color="000000"/>
              <w:right w:val="single" w:sz="4" w:space="0" w:color="000000"/>
            </w:tcBorders>
          </w:tcPr>
          <w:p w14:paraId="2F195EE9" w14:textId="77777777" w:rsidR="00022D51" w:rsidRDefault="007E42F7">
            <w:pPr>
              <w:spacing w:line="259" w:lineRule="auto"/>
              <w:ind w:left="32"/>
            </w:pPr>
            <w:r>
              <w:rPr>
                <w:rFonts w:ascii="Calibri" w:eastAsia="Calibri" w:hAnsi="Calibri" w:cs="Calibri"/>
              </w:rPr>
              <w:t xml:space="preserve">587 888-6680 </w:t>
            </w:r>
          </w:p>
        </w:tc>
        <w:tc>
          <w:tcPr>
            <w:tcW w:w="4014" w:type="dxa"/>
            <w:tcBorders>
              <w:top w:val="single" w:sz="4" w:space="0" w:color="000000"/>
              <w:left w:val="single" w:sz="4" w:space="0" w:color="000000"/>
              <w:bottom w:val="single" w:sz="4" w:space="0" w:color="000000"/>
              <w:right w:val="single" w:sz="4" w:space="0" w:color="000000"/>
            </w:tcBorders>
          </w:tcPr>
          <w:p w14:paraId="2F195EEA" w14:textId="77777777" w:rsidR="00022D51" w:rsidRDefault="007E42F7">
            <w:pPr>
              <w:spacing w:line="259" w:lineRule="auto"/>
              <w:ind w:left="0"/>
            </w:pPr>
            <w:r>
              <w:rPr>
                <w:rFonts w:ascii="Calibri" w:eastAsia="Calibri" w:hAnsi="Calibri" w:cs="Calibri"/>
              </w:rPr>
              <w:t xml:space="preserve">biggybernard@hotmail.com registrar@rrroca.org  </w:t>
            </w:r>
          </w:p>
        </w:tc>
      </w:tr>
      <w:tr w:rsidR="00022D51" w14:paraId="2F195EF0" w14:textId="77777777">
        <w:trPr>
          <w:trHeight w:val="598"/>
        </w:trPr>
        <w:tc>
          <w:tcPr>
            <w:tcW w:w="3853" w:type="dxa"/>
            <w:tcBorders>
              <w:top w:val="single" w:sz="4" w:space="0" w:color="000000"/>
              <w:left w:val="single" w:sz="4" w:space="0" w:color="000000"/>
              <w:bottom w:val="single" w:sz="4" w:space="0" w:color="000000"/>
              <w:right w:val="single" w:sz="4" w:space="0" w:color="000000"/>
            </w:tcBorders>
          </w:tcPr>
          <w:p w14:paraId="2F195EEC" w14:textId="77777777" w:rsidR="00022D51" w:rsidRDefault="007E42F7">
            <w:pPr>
              <w:spacing w:line="259" w:lineRule="auto"/>
              <w:ind w:left="139"/>
            </w:pPr>
            <w:r>
              <w:rPr>
                <w:rFonts w:ascii="Calibri" w:eastAsia="Calibri" w:hAnsi="Calibri" w:cs="Calibri"/>
              </w:rPr>
              <w:t xml:space="preserve">Isaac Sudar  </w:t>
            </w:r>
          </w:p>
          <w:p w14:paraId="2F195EED" w14:textId="77777777" w:rsidR="00022D51" w:rsidRDefault="007E42F7">
            <w:pPr>
              <w:spacing w:line="259" w:lineRule="auto"/>
              <w:ind w:left="139"/>
            </w:pPr>
            <w:r>
              <w:rPr>
                <w:rFonts w:ascii="Calibri" w:eastAsia="Calibri" w:hAnsi="Calibri" w:cs="Calibri"/>
              </w:rPr>
              <w:t xml:space="preserve">– Casino Liaison </w:t>
            </w:r>
          </w:p>
        </w:tc>
        <w:tc>
          <w:tcPr>
            <w:tcW w:w="2211" w:type="dxa"/>
            <w:tcBorders>
              <w:top w:val="single" w:sz="4" w:space="0" w:color="000000"/>
              <w:left w:val="single" w:sz="4" w:space="0" w:color="000000"/>
              <w:bottom w:val="single" w:sz="4" w:space="0" w:color="000000"/>
              <w:right w:val="single" w:sz="4" w:space="0" w:color="000000"/>
            </w:tcBorders>
          </w:tcPr>
          <w:p w14:paraId="2F195EEE" w14:textId="77777777" w:rsidR="00022D51" w:rsidRDefault="007E42F7">
            <w:pPr>
              <w:spacing w:line="259" w:lineRule="auto"/>
              <w:ind w:left="32"/>
            </w:pPr>
            <w:r>
              <w:rPr>
                <w:rFonts w:ascii="Calibri" w:eastAsia="Calibri" w:hAnsi="Calibri" w:cs="Calibri"/>
              </w:rPr>
              <w:t xml:space="preserve">587 897-2253 </w:t>
            </w:r>
          </w:p>
        </w:tc>
        <w:tc>
          <w:tcPr>
            <w:tcW w:w="4014" w:type="dxa"/>
            <w:tcBorders>
              <w:top w:val="single" w:sz="4" w:space="0" w:color="000000"/>
              <w:left w:val="single" w:sz="4" w:space="0" w:color="000000"/>
              <w:bottom w:val="single" w:sz="4" w:space="0" w:color="000000"/>
              <w:right w:val="single" w:sz="4" w:space="0" w:color="000000"/>
            </w:tcBorders>
          </w:tcPr>
          <w:p w14:paraId="2F195EEF" w14:textId="77777777" w:rsidR="00022D51" w:rsidRDefault="007E42F7">
            <w:pPr>
              <w:spacing w:line="259" w:lineRule="auto"/>
              <w:ind w:left="0"/>
            </w:pPr>
            <w:r>
              <w:rPr>
                <w:rFonts w:ascii="Calibri" w:eastAsia="Calibri" w:hAnsi="Calibri" w:cs="Calibri"/>
              </w:rPr>
              <w:t xml:space="preserve">Isaacsudar11@gmail.com </w:t>
            </w:r>
          </w:p>
        </w:tc>
      </w:tr>
      <w:tr w:rsidR="00022D51" w14:paraId="2F195EF5" w14:textId="77777777">
        <w:trPr>
          <w:trHeight w:val="794"/>
        </w:trPr>
        <w:tc>
          <w:tcPr>
            <w:tcW w:w="3853" w:type="dxa"/>
            <w:tcBorders>
              <w:top w:val="single" w:sz="4" w:space="0" w:color="000000"/>
              <w:left w:val="single" w:sz="4" w:space="0" w:color="000000"/>
              <w:bottom w:val="single" w:sz="4" w:space="0" w:color="000000"/>
              <w:right w:val="single" w:sz="4" w:space="0" w:color="000000"/>
            </w:tcBorders>
          </w:tcPr>
          <w:p w14:paraId="2F195EF1" w14:textId="77777777" w:rsidR="00022D51" w:rsidRDefault="007E42F7">
            <w:pPr>
              <w:spacing w:line="259" w:lineRule="auto"/>
              <w:ind w:left="144"/>
            </w:pPr>
            <w:r>
              <w:rPr>
                <w:rFonts w:ascii="Calibri" w:eastAsia="Calibri" w:hAnsi="Calibri" w:cs="Calibri"/>
              </w:rPr>
              <w:t xml:space="preserve">Jessica Hayhoe </w:t>
            </w:r>
          </w:p>
          <w:p w14:paraId="2F195EF2" w14:textId="77777777" w:rsidR="00022D51" w:rsidRDefault="007E42F7">
            <w:pPr>
              <w:spacing w:line="259" w:lineRule="auto"/>
              <w:ind w:left="144"/>
            </w:pPr>
            <w:r>
              <w:rPr>
                <w:rFonts w:ascii="Calibri" w:eastAsia="Calibri" w:hAnsi="Calibri" w:cs="Calibri"/>
              </w:rPr>
              <w:t xml:space="preserve">– Casino Coordinator </w:t>
            </w:r>
          </w:p>
        </w:tc>
        <w:tc>
          <w:tcPr>
            <w:tcW w:w="2211" w:type="dxa"/>
            <w:tcBorders>
              <w:top w:val="single" w:sz="4" w:space="0" w:color="000000"/>
              <w:left w:val="single" w:sz="4" w:space="0" w:color="000000"/>
              <w:bottom w:val="single" w:sz="4" w:space="0" w:color="000000"/>
              <w:right w:val="single" w:sz="4" w:space="0" w:color="000000"/>
            </w:tcBorders>
          </w:tcPr>
          <w:p w14:paraId="2F195EF3" w14:textId="77777777" w:rsidR="00022D51" w:rsidRDefault="007E42F7">
            <w:pPr>
              <w:spacing w:line="259" w:lineRule="auto"/>
              <w:ind w:left="52"/>
            </w:pPr>
            <w:r>
              <w:rPr>
                <w:rFonts w:ascii="Calibri" w:eastAsia="Calibri" w:hAnsi="Calibri" w:cs="Calibri"/>
              </w:rPr>
              <w:t>403 701-3266</w:t>
            </w:r>
            <w:r>
              <w:t xml:space="preserve"> </w:t>
            </w:r>
          </w:p>
        </w:tc>
        <w:tc>
          <w:tcPr>
            <w:tcW w:w="4014" w:type="dxa"/>
            <w:tcBorders>
              <w:top w:val="single" w:sz="4" w:space="0" w:color="000000"/>
              <w:left w:val="single" w:sz="4" w:space="0" w:color="000000"/>
              <w:bottom w:val="single" w:sz="4" w:space="0" w:color="000000"/>
              <w:right w:val="single" w:sz="4" w:space="0" w:color="000000"/>
            </w:tcBorders>
          </w:tcPr>
          <w:p w14:paraId="2F195EF4" w14:textId="77777777" w:rsidR="00022D51" w:rsidRDefault="007E42F7">
            <w:pPr>
              <w:spacing w:line="259" w:lineRule="auto"/>
              <w:ind w:left="0"/>
            </w:pPr>
            <w:r>
              <w:rPr>
                <w:rFonts w:ascii="Calibri" w:eastAsia="Calibri" w:hAnsi="Calibri" w:cs="Calibri"/>
              </w:rPr>
              <w:t>jessica.hayhoe@gmail.com casino@rrroca.org</w:t>
            </w:r>
            <w:r>
              <w:t xml:space="preserve"> </w:t>
            </w:r>
          </w:p>
        </w:tc>
      </w:tr>
      <w:tr w:rsidR="00022D51" w14:paraId="2F195EF9" w14:textId="77777777">
        <w:trPr>
          <w:trHeight w:val="599"/>
        </w:trPr>
        <w:tc>
          <w:tcPr>
            <w:tcW w:w="3853" w:type="dxa"/>
            <w:tcBorders>
              <w:top w:val="single" w:sz="4" w:space="0" w:color="000000"/>
              <w:left w:val="single" w:sz="4" w:space="0" w:color="000000"/>
              <w:bottom w:val="single" w:sz="4" w:space="0" w:color="000000"/>
              <w:right w:val="single" w:sz="4" w:space="0" w:color="000000"/>
            </w:tcBorders>
          </w:tcPr>
          <w:p w14:paraId="2F195EF6" w14:textId="77777777" w:rsidR="00022D51" w:rsidRDefault="007E42F7">
            <w:pPr>
              <w:spacing w:line="259" w:lineRule="auto"/>
              <w:ind w:left="139"/>
            </w:pPr>
            <w:r>
              <w:rPr>
                <w:rFonts w:ascii="Calibri" w:eastAsia="Calibri" w:hAnsi="Calibri" w:cs="Calibri"/>
              </w:rPr>
              <w:t xml:space="preserve">To add – Community Garden Coordinator </w:t>
            </w:r>
          </w:p>
        </w:tc>
        <w:tc>
          <w:tcPr>
            <w:tcW w:w="2211" w:type="dxa"/>
            <w:tcBorders>
              <w:top w:val="single" w:sz="4" w:space="0" w:color="000000"/>
              <w:left w:val="single" w:sz="4" w:space="0" w:color="000000"/>
              <w:bottom w:val="single" w:sz="4" w:space="0" w:color="000000"/>
              <w:right w:val="single" w:sz="4" w:space="0" w:color="000000"/>
            </w:tcBorders>
          </w:tcPr>
          <w:p w14:paraId="2F195EF7" w14:textId="77777777" w:rsidR="00022D51" w:rsidRDefault="007E42F7">
            <w:pPr>
              <w:spacing w:line="259" w:lineRule="auto"/>
              <w:ind w:left="32"/>
            </w:pPr>
            <w:r>
              <w:rPr>
                <w:rFonts w:ascii="Calibri" w:eastAsia="Calibri" w:hAnsi="Calibri" w:cs="Calibri"/>
              </w:rPr>
              <w:t xml:space="preserve"> </w:t>
            </w:r>
          </w:p>
        </w:tc>
        <w:tc>
          <w:tcPr>
            <w:tcW w:w="4014" w:type="dxa"/>
            <w:tcBorders>
              <w:top w:val="single" w:sz="4" w:space="0" w:color="000000"/>
              <w:left w:val="single" w:sz="4" w:space="0" w:color="000000"/>
              <w:bottom w:val="single" w:sz="4" w:space="0" w:color="000000"/>
              <w:right w:val="single" w:sz="4" w:space="0" w:color="000000"/>
            </w:tcBorders>
          </w:tcPr>
          <w:p w14:paraId="2F195EF8" w14:textId="77777777" w:rsidR="00022D51" w:rsidRDefault="007E42F7">
            <w:pPr>
              <w:spacing w:line="259" w:lineRule="auto"/>
              <w:ind w:left="0" w:right="76"/>
              <w:jc w:val="right"/>
            </w:pPr>
            <w:r>
              <w:rPr>
                <w:rFonts w:ascii="Calibri" w:eastAsia="Calibri" w:hAnsi="Calibri" w:cs="Calibri"/>
              </w:rPr>
              <w:t xml:space="preserve">rrrocacommunitygarden@gmail.com </w:t>
            </w:r>
          </w:p>
        </w:tc>
      </w:tr>
      <w:tr w:rsidR="00022D51" w14:paraId="2F195EFD" w14:textId="77777777">
        <w:trPr>
          <w:trHeight w:val="599"/>
        </w:trPr>
        <w:tc>
          <w:tcPr>
            <w:tcW w:w="3853" w:type="dxa"/>
            <w:tcBorders>
              <w:top w:val="single" w:sz="4" w:space="0" w:color="000000"/>
              <w:left w:val="single" w:sz="4" w:space="0" w:color="000000"/>
              <w:bottom w:val="single" w:sz="4" w:space="0" w:color="000000"/>
              <w:right w:val="single" w:sz="4" w:space="0" w:color="000000"/>
            </w:tcBorders>
          </w:tcPr>
          <w:p w14:paraId="2F195EFA" w14:textId="77777777" w:rsidR="00022D51" w:rsidRDefault="007E42F7">
            <w:pPr>
              <w:spacing w:line="259" w:lineRule="auto"/>
              <w:ind w:left="139"/>
            </w:pPr>
            <w:r>
              <w:rPr>
                <w:rFonts w:ascii="Calibri" w:eastAsia="Calibri" w:hAnsi="Calibri" w:cs="Calibri"/>
              </w:rPr>
              <w:t xml:space="preserve">Pam Nichol – past president </w:t>
            </w:r>
          </w:p>
        </w:tc>
        <w:tc>
          <w:tcPr>
            <w:tcW w:w="2211" w:type="dxa"/>
            <w:tcBorders>
              <w:top w:val="single" w:sz="4" w:space="0" w:color="000000"/>
              <w:left w:val="single" w:sz="4" w:space="0" w:color="000000"/>
              <w:bottom w:val="single" w:sz="4" w:space="0" w:color="000000"/>
              <w:right w:val="single" w:sz="4" w:space="0" w:color="000000"/>
            </w:tcBorders>
          </w:tcPr>
          <w:p w14:paraId="2F195EFB" w14:textId="77777777" w:rsidR="00022D51" w:rsidRDefault="007E42F7">
            <w:pPr>
              <w:spacing w:line="259" w:lineRule="auto"/>
              <w:ind w:left="32" w:right="146"/>
              <w:jc w:val="center"/>
            </w:pPr>
            <w:r>
              <w:rPr>
                <w:rFonts w:ascii="Calibri" w:eastAsia="Calibri" w:hAnsi="Calibri" w:cs="Calibri"/>
              </w:rPr>
              <w:t xml:space="preserve">403 532-0942 (h) </w:t>
            </w:r>
          </w:p>
        </w:tc>
        <w:tc>
          <w:tcPr>
            <w:tcW w:w="4014" w:type="dxa"/>
            <w:tcBorders>
              <w:top w:val="single" w:sz="4" w:space="0" w:color="000000"/>
              <w:left w:val="single" w:sz="4" w:space="0" w:color="000000"/>
              <w:bottom w:val="single" w:sz="4" w:space="0" w:color="000000"/>
              <w:right w:val="single" w:sz="4" w:space="0" w:color="000000"/>
            </w:tcBorders>
          </w:tcPr>
          <w:p w14:paraId="2F195EFC" w14:textId="77777777" w:rsidR="00022D51" w:rsidRDefault="007E42F7">
            <w:pPr>
              <w:spacing w:line="259" w:lineRule="auto"/>
              <w:ind w:left="173"/>
            </w:pPr>
            <w:r>
              <w:rPr>
                <w:rFonts w:ascii="Calibri" w:eastAsia="Calibri" w:hAnsi="Calibri" w:cs="Calibri"/>
              </w:rPr>
              <w:t>pameladais@shaw.ca</w:t>
            </w:r>
            <w:r>
              <w:rPr>
                <w:rFonts w:ascii="Times New Roman" w:eastAsia="Times New Roman" w:hAnsi="Times New Roman" w:cs="Times New Roman"/>
                <w:sz w:val="20"/>
                <w:szCs w:val="20"/>
              </w:rPr>
              <w:t xml:space="preserve"> </w:t>
            </w:r>
          </w:p>
        </w:tc>
      </w:tr>
      <w:tr w:rsidR="00022D51" w14:paraId="2F195F01" w14:textId="77777777">
        <w:trPr>
          <w:trHeight w:val="300"/>
        </w:trPr>
        <w:tc>
          <w:tcPr>
            <w:tcW w:w="3853" w:type="dxa"/>
            <w:tcBorders>
              <w:top w:val="single" w:sz="4" w:space="0" w:color="000000"/>
              <w:left w:val="single" w:sz="4" w:space="0" w:color="000000"/>
              <w:bottom w:val="single" w:sz="4" w:space="0" w:color="000000"/>
              <w:right w:val="single" w:sz="4" w:space="0" w:color="000000"/>
            </w:tcBorders>
            <w:shd w:val="clear" w:color="auto" w:fill="E5E5E5"/>
          </w:tcPr>
          <w:p w14:paraId="2F195EFE" w14:textId="77777777" w:rsidR="00022D51" w:rsidRDefault="007E42F7">
            <w:pPr>
              <w:spacing w:line="259" w:lineRule="auto"/>
              <w:ind w:left="0" w:right="176"/>
              <w:jc w:val="center"/>
            </w:pPr>
            <w:r>
              <w:rPr>
                <w:rFonts w:ascii="Calibri" w:eastAsia="Calibri" w:hAnsi="Calibri" w:cs="Calibri"/>
                <w:b/>
                <w:bCs/>
              </w:rPr>
              <w:t>Advisors</w:t>
            </w:r>
            <w:r>
              <w:rPr>
                <w:rFonts w:ascii="Calibri" w:eastAsia="Calibri" w:hAnsi="Calibri" w:cs="Calibri"/>
              </w:rPr>
              <w:t xml:space="preserve"> </w:t>
            </w:r>
          </w:p>
        </w:tc>
        <w:tc>
          <w:tcPr>
            <w:tcW w:w="2211" w:type="dxa"/>
            <w:tcBorders>
              <w:top w:val="single" w:sz="4" w:space="0" w:color="000000"/>
              <w:left w:val="single" w:sz="4" w:space="0" w:color="000000"/>
              <w:bottom w:val="single" w:sz="4" w:space="0" w:color="000000"/>
              <w:right w:val="single" w:sz="4" w:space="0" w:color="000000"/>
            </w:tcBorders>
            <w:shd w:val="clear" w:color="auto" w:fill="E5E5E5"/>
          </w:tcPr>
          <w:p w14:paraId="2F195EFF" w14:textId="77777777" w:rsidR="00022D51" w:rsidRDefault="007E42F7">
            <w:pPr>
              <w:spacing w:line="259" w:lineRule="auto"/>
              <w:ind w:left="0" w:right="175"/>
              <w:jc w:val="center"/>
            </w:pPr>
            <w:r>
              <w:rPr>
                <w:rFonts w:ascii="Calibri" w:eastAsia="Calibri" w:hAnsi="Calibri" w:cs="Calibri"/>
                <w:b/>
                <w:bCs/>
              </w:rPr>
              <w:t>Phone</w:t>
            </w:r>
            <w:r>
              <w:rPr>
                <w:rFonts w:ascii="Calibri" w:eastAsia="Calibri" w:hAnsi="Calibri" w:cs="Calibri"/>
              </w:rPr>
              <w:t xml:space="preserve"> </w:t>
            </w:r>
          </w:p>
        </w:tc>
        <w:tc>
          <w:tcPr>
            <w:tcW w:w="4014" w:type="dxa"/>
            <w:tcBorders>
              <w:top w:val="single" w:sz="4" w:space="0" w:color="000000"/>
              <w:left w:val="single" w:sz="4" w:space="0" w:color="000000"/>
              <w:bottom w:val="single" w:sz="4" w:space="0" w:color="000000"/>
              <w:right w:val="single" w:sz="4" w:space="0" w:color="000000"/>
            </w:tcBorders>
            <w:shd w:val="clear" w:color="auto" w:fill="E5E5E5"/>
          </w:tcPr>
          <w:p w14:paraId="2F195F00" w14:textId="77777777" w:rsidR="00022D51" w:rsidRDefault="007E42F7">
            <w:pPr>
              <w:spacing w:line="259" w:lineRule="auto"/>
              <w:ind w:left="0" w:right="180"/>
              <w:jc w:val="center"/>
            </w:pPr>
            <w:r>
              <w:rPr>
                <w:rFonts w:ascii="Calibri" w:eastAsia="Calibri" w:hAnsi="Calibri" w:cs="Calibri"/>
                <w:b/>
                <w:bCs/>
              </w:rPr>
              <w:t>Email</w:t>
            </w:r>
            <w:r>
              <w:rPr>
                <w:rFonts w:ascii="Calibri" w:eastAsia="Calibri" w:hAnsi="Calibri" w:cs="Calibri"/>
              </w:rPr>
              <w:t xml:space="preserve"> </w:t>
            </w:r>
          </w:p>
        </w:tc>
      </w:tr>
      <w:tr w:rsidR="00022D51" w14:paraId="2F195F05" w14:textId="77777777">
        <w:trPr>
          <w:trHeight w:val="304"/>
        </w:trPr>
        <w:tc>
          <w:tcPr>
            <w:tcW w:w="3853" w:type="dxa"/>
            <w:tcBorders>
              <w:top w:val="single" w:sz="4" w:space="0" w:color="000000"/>
              <w:left w:val="single" w:sz="4" w:space="0" w:color="000000"/>
              <w:bottom w:val="single" w:sz="4" w:space="0" w:color="000000"/>
              <w:right w:val="single" w:sz="4" w:space="0" w:color="000000"/>
            </w:tcBorders>
          </w:tcPr>
          <w:p w14:paraId="2F195F02"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MP Pat Kelly</w:t>
            </w:r>
          </w:p>
        </w:tc>
        <w:tc>
          <w:tcPr>
            <w:tcW w:w="2211" w:type="dxa"/>
            <w:tcBorders>
              <w:top w:val="single" w:sz="4" w:space="0" w:color="000000"/>
              <w:left w:val="single" w:sz="4" w:space="0" w:color="000000"/>
              <w:bottom w:val="single" w:sz="4" w:space="0" w:color="000000"/>
              <w:right w:val="single" w:sz="4" w:space="0" w:color="000000"/>
            </w:tcBorders>
          </w:tcPr>
          <w:p w14:paraId="2F195F03" w14:textId="77777777" w:rsidR="00022D51" w:rsidRDefault="00022D51">
            <w:pPr>
              <w:spacing w:line="259" w:lineRule="auto"/>
              <w:ind w:left="32"/>
            </w:pPr>
          </w:p>
        </w:tc>
        <w:tc>
          <w:tcPr>
            <w:tcW w:w="4014" w:type="dxa"/>
            <w:tcBorders>
              <w:top w:val="single" w:sz="4" w:space="0" w:color="000000"/>
              <w:left w:val="single" w:sz="4" w:space="0" w:color="000000"/>
              <w:bottom w:val="single" w:sz="4" w:space="0" w:color="000000"/>
              <w:right w:val="single" w:sz="4" w:space="0" w:color="000000"/>
            </w:tcBorders>
          </w:tcPr>
          <w:p w14:paraId="2F195F04" w14:textId="77777777" w:rsidR="00022D51" w:rsidRDefault="00022D51">
            <w:pPr>
              <w:spacing w:line="259" w:lineRule="auto"/>
              <w:ind w:left="0" w:right="55"/>
            </w:pPr>
          </w:p>
        </w:tc>
      </w:tr>
      <w:tr w:rsidR="00022D51" w14:paraId="2F195F09" w14:textId="77777777">
        <w:trPr>
          <w:trHeight w:val="302"/>
        </w:trPr>
        <w:tc>
          <w:tcPr>
            <w:tcW w:w="3853" w:type="dxa"/>
            <w:tcBorders>
              <w:top w:val="single" w:sz="4" w:space="0" w:color="000000"/>
              <w:left w:val="single" w:sz="4" w:space="0" w:color="000000"/>
              <w:bottom w:val="single" w:sz="4" w:space="0" w:color="000000"/>
              <w:right w:val="single" w:sz="4" w:space="0" w:color="000000"/>
            </w:tcBorders>
          </w:tcPr>
          <w:p w14:paraId="2F195F06"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MLA Rajan Sawhney</w:t>
            </w:r>
          </w:p>
        </w:tc>
        <w:tc>
          <w:tcPr>
            <w:tcW w:w="2211" w:type="dxa"/>
            <w:tcBorders>
              <w:top w:val="single" w:sz="4" w:space="0" w:color="000000"/>
              <w:left w:val="single" w:sz="4" w:space="0" w:color="000000"/>
              <w:bottom w:val="single" w:sz="4" w:space="0" w:color="000000"/>
              <w:right w:val="single" w:sz="4" w:space="0" w:color="000000"/>
            </w:tcBorders>
          </w:tcPr>
          <w:p w14:paraId="2F195F07" w14:textId="77777777" w:rsidR="00022D51" w:rsidRDefault="007E42F7">
            <w:pPr>
              <w:spacing w:line="259" w:lineRule="auto"/>
              <w:ind w:left="32"/>
            </w:pPr>
            <w:r>
              <w:rPr>
                <w:rFonts w:ascii="Calibri" w:eastAsia="Calibri" w:hAnsi="Calibri" w:cs="Calibri"/>
              </w:rPr>
              <w:t xml:space="preserve">403 297-7104 </w:t>
            </w:r>
          </w:p>
        </w:tc>
        <w:tc>
          <w:tcPr>
            <w:tcW w:w="4014" w:type="dxa"/>
            <w:tcBorders>
              <w:top w:val="single" w:sz="4" w:space="0" w:color="000000"/>
              <w:left w:val="single" w:sz="4" w:space="0" w:color="000000"/>
              <w:bottom w:val="single" w:sz="4" w:space="0" w:color="000000"/>
              <w:right w:val="single" w:sz="4" w:space="0" w:color="000000"/>
            </w:tcBorders>
          </w:tcPr>
          <w:p w14:paraId="2F195F08" w14:textId="77777777" w:rsidR="00022D51" w:rsidRDefault="007E42F7">
            <w:pPr>
              <w:spacing w:line="259" w:lineRule="auto"/>
              <w:ind w:left="0" w:right="55"/>
            </w:pPr>
            <w:r>
              <w:rPr>
                <w:rFonts w:ascii="Calibri" w:eastAsia="Calibri" w:hAnsi="Calibri" w:cs="Calibri"/>
              </w:rPr>
              <w:t xml:space="preserve">calgary.northwest@assembly.ab.ca </w:t>
            </w:r>
          </w:p>
        </w:tc>
      </w:tr>
      <w:tr w:rsidR="00022D51" w14:paraId="2F195F0D" w14:textId="77777777">
        <w:trPr>
          <w:trHeight w:val="598"/>
        </w:trPr>
        <w:tc>
          <w:tcPr>
            <w:tcW w:w="3853" w:type="dxa"/>
            <w:tcBorders>
              <w:top w:val="single" w:sz="4" w:space="0" w:color="000000"/>
              <w:left w:val="single" w:sz="4" w:space="0" w:color="000000"/>
              <w:bottom w:val="single" w:sz="4" w:space="0" w:color="000000"/>
              <w:right w:val="single" w:sz="4" w:space="0" w:color="000000"/>
            </w:tcBorders>
          </w:tcPr>
          <w:p w14:paraId="2F195F0A"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 xml:space="preserve">Ward 1 Councillor Sonya Sharp </w:t>
            </w:r>
          </w:p>
        </w:tc>
        <w:tc>
          <w:tcPr>
            <w:tcW w:w="2211" w:type="dxa"/>
            <w:tcBorders>
              <w:top w:val="single" w:sz="4" w:space="0" w:color="000000"/>
              <w:left w:val="single" w:sz="4" w:space="0" w:color="000000"/>
              <w:bottom w:val="single" w:sz="4" w:space="0" w:color="000000"/>
              <w:right w:val="single" w:sz="4" w:space="0" w:color="000000"/>
            </w:tcBorders>
          </w:tcPr>
          <w:p w14:paraId="2F195F0B" w14:textId="77777777" w:rsidR="00022D51" w:rsidRDefault="007E42F7">
            <w:pPr>
              <w:spacing w:line="259" w:lineRule="auto"/>
              <w:ind w:left="32"/>
            </w:pPr>
            <w:r>
              <w:rPr>
                <w:rFonts w:ascii="Calibri" w:eastAsia="Calibri" w:hAnsi="Calibri" w:cs="Calibri"/>
              </w:rPr>
              <w:t xml:space="preserve">403 268-2430 </w:t>
            </w:r>
          </w:p>
        </w:tc>
        <w:tc>
          <w:tcPr>
            <w:tcW w:w="4014" w:type="dxa"/>
            <w:tcBorders>
              <w:top w:val="single" w:sz="4" w:space="0" w:color="000000"/>
              <w:left w:val="single" w:sz="4" w:space="0" w:color="000000"/>
              <w:bottom w:val="single" w:sz="4" w:space="0" w:color="000000"/>
              <w:right w:val="single" w:sz="4" w:space="0" w:color="000000"/>
            </w:tcBorders>
          </w:tcPr>
          <w:p w14:paraId="2F195F0C" w14:textId="77777777" w:rsidR="00022D51" w:rsidRDefault="00022D51">
            <w:pPr>
              <w:spacing w:line="259" w:lineRule="auto"/>
              <w:ind w:left="0"/>
            </w:pPr>
          </w:p>
        </w:tc>
      </w:tr>
      <w:tr w:rsidR="00022D51" w14:paraId="2F195F11" w14:textId="77777777">
        <w:trPr>
          <w:trHeight w:val="302"/>
        </w:trPr>
        <w:tc>
          <w:tcPr>
            <w:tcW w:w="3853" w:type="dxa"/>
            <w:tcBorders>
              <w:top w:val="single" w:sz="4" w:space="0" w:color="000000"/>
              <w:left w:val="single" w:sz="4" w:space="0" w:color="000000"/>
              <w:bottom w:val="single" w:sz="4" w:space="0" w:color="000000"/>
              <w:right w:val="single" w:sz="4" w:space="0" w:color="000000"/>
            </w:tcBorders>
          </w:tcPr>
          <w:p w14:paraId="2F195F0E"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Ward 2 Councillor</w:t>
            </w:r>
          </w:p>
        </w:tc>
        <w:tc>
          <w:tcPr>
            <w:tcW w:w="2211" w:type="dxa"/>
            <w:tcBorders>
              <w:top w:val="single" w:sz="4" w:space="0" w:color="000000"/>
              <w:left w:val="single" w:sz="4" w:space="0" w:color="000000"/>
              <w:bottom w:val="single" w:sz="4" w:space="0" w:color="000000"/>
              <w:right w:val="single" w:sz="4" w:space="0" w:color="000000"/>
            </w:tcBorders>
          </w:tcPr>
          <w:p w14:paraId="2F195F0F" w14:textId="77777777" w:rsidR="00022D51" w:rsidRDefault="00022D51">
            <w:pPr>
              <w:spacing w:line="259" w:lineRule="auto"/>
              <w:ind w:left="32"/>
            </w:pPr>
          </w:p>
        </w:tc>
        <w:tc>
          <w:tcPr>
            <w:tcW w:w="4014" w:type="dxa"/>
            <w:tcBorders>
              <w:top w:val="single" w:sz="4" w:space="0" w:color="000000"/>
              <w:left w:val="single" w:sz="4" w:space="0" w:color="000000"/>
              <w:bottom w:val="single" w:sz="4" w:space="0" w:color="000000"/>
              <w:right w:val="single" w:sz="4" w:space="0" w:color="000000"/>
            </w:tcBorders>
          </w:tcPr>
          <w:p w14:paraId="2F195F10" w14:textId="77777777" w:rsidR="00022D51" w:rsidRDefault="00022D51">
            <w:pPr>
              <w:spacing w:line="259" w:lineRule="auto"/>
              <w:ind w:left="173"/>
            </w:pPr>
          </w:p>
        </w:tc>
      </w:tr>
      <w:tr w:rsidR="00022D51" w14:paraId="2F195F15" w14:textId="77777777">
        <w:trPr>
          <w:trHeight w:val="302"/>
        </w:trPr>
        <w:tc>
          <w:tcPr>
            <w:tcW w:w="3853" w:type="dxa"/>
            <w:tcBorders>
              <w:top w:val="single" w:sz="4" w:space="0" w:color="000000"/>
              <w:left w:val="single" w:sz="4" w:space="0" w:color="000000"/>
              <w:bottom w:val="single" w:sz="4" w:space="0" w:color="000000"/>
              <w:right w:val="single" w:sz="4" w:space="0" w:color="000000"/>
            </w:tcBorders>
          </w:tcPr>
          <w:p w14:paraId="2F195F12"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 xml:space="preserve">Community Liaison Officer, </w:t>
            </w:r>
            <w:hyperlink r:id="rId29">
              <w:r>
                <w:rPr>
                  <w:rFonts w:ascii="Calibri" w:eastAsia="Calibri" w:hAnsi="Calibri" w:cs="Calibri"/>
                  <w:color w:val="0000EE"/>
                  <w:u w:val="single"/>
                </w:rPr>
                <w:t>Mark Beauregard</w:t>
              </w:r>
            </w:hyperlink>
          </w:p>
        </w:tc>
        <w:tc>
          <w:tcPr>
            <w:tcW w:w="2211" w:type="dxa"/>
            <w:tcBorders>
              <w:top w:val="single" w:sz="4" w:space="0" w:color="000000"/>
              <w:left w:val="single" w:sz="4" w:space="0" w:color="000000"/>
              <w:bottom w:val="single" w:sz="4" w:space="0" w:color="000000"/>
              <w:right w:val="single" w:sz="4" w:space="0" w:color="000000"/>
            </w:tcBorders>
          </w:tcPr>
          <w:p w14:paraId="2F195F13" w14:textId="77777777" w:rsidR="00022D51" w:rsidRDefault="007E42F7">
            <w:pPr>
              <w:spacing w:line="259" w:lineRule="auto"/>
              <w:ind w:left="32"/>
            </w:pPr>
            <w:r>
              <w:rPr>
                <w:rFonts w:ascii="Calibri" w:eastAsia="Calibri" w:hAnsi="Calibri" w:cs="Calibri"/>
              </w:rPr>
              <w:t xml:space="preserve"> </w:t>
            </w:r>
          </w:p>
        </w:tc>
        <w:tc>
          <w:tcPr>
            <w:tcW w:w="4014" w:type="dxa"/>
            <w:tcBorders>
              <w:top w:val="single" w:sz="4" w:space="0" w:color="000000"/>
              <w:left w:val="single" w:sz="4" w:space="0" w:color="000000"/>
              <w:bottom w:val="single" w:sz="4" w:space="0" w:color="000000"/>
              <w:right w:val="single" w:sz="4" w:space="0" w:color="000000"/>
            </w:tcBorders>
          </w:tcPr>
          <w:p w14:paraId="2F195F14" w14:textId="77777777" w:rsidR="00022D51" w:rsidRDefault="007E42F7">
            <w:pPr>
              <w:spacing w:line="259" w:lineRule="auto"/>
              <w:ind w:left="173"/>
            </w:pPr>
            <w:r>
              <w:rPr>
                <w:rFonts w:ascii="Calibri" w:eastAsia="Calibri" w:hAnsi="Calibri" w:cs="Calibri"/>
              </w:rPr>
              <w:t xml:space="preserve">@calgarypolice.ca </w:t>
            </w:r>
          </w:p>
        </w:tc>
      </w:tr>
      <w:tr w:rsidR="00022D51" w14:paraId="2F195F1A" w14:textId="77777777">
        <w:trPr>
          <w:trHeight w:val="890"/>
        </w:trPr>
        <w:tc>
          <w:tcPr>
            <w:tcW w:w="3853" w:type="dxa"/>
            <w:tcBorders>
              <w:top w:val="single" w:sz="4" w:space="0" w:color="000000"/>
              <w:left w:val="single" w:sz="4" w:space="0" w:color="000000"/>
              <w:bottom w:val="single" w:sz="4" w:space="0" w:color="000000"/>
              <w:right w:val="single" w:sz="4" w:space="0" w:color="000000"/>
            </w:tcBorders>
          </w:tcPr>
          <w:p w14:paraId="2F195F16"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 xml:space="preserve">Neighbourhood Partnership </w:t>
            </w:r>
          </w:p>
          <w:p w14:paraId="2F195F17" w14:textId="77777777" w:rsidR="00022D51" w:rsidRDefault="007E42F7">
            <w:pPr>
              <w:pBdr>
                <w:top w:val="nil"/>
                <w:left w:val="nil"/>
                <w:bottom w:val="nil"/>
                <w:right w:val="nil"/>
                <w:between w:val="nil"/>
              </w:pBdr>
              <w:spacing w:line="259" w:lineRule="auto"/>
              <w:ind w:left="0" w:right="77"/>
              <w:rPr>
                <w:rFonts w:ascii="Calibri" w:eastAsia="Calibri" w:hAnsi="Calibri" w:cs="Calibri"/>
              </w:rPr>
            </w:pPr>
            <w:r>
              <w:rPr>
                <w:rFonts w:ascii="Calibri" w:eastAsia="Calibri" w:hAnsi="Calibri" w:cs="Calibri"/>
              </w:rPr>
              <w:t>Coordinator, Amanda Turvey</w:t>
            </w:r>
          </w:p>
        </w:tc>
        <w:tc>
          <w:tcPr>
            <w:tcW w:w="2211" w:type="dxa"/>
            <w:tcBorders>
              <w:top w:val="single" w:sz="4" w:space="0" w:color="000000"/>
              <w:left w:val="single" w:sz="4" w:space="0" w:color="000000"/>
              <w:bottom w:val="single" w:sz="4" w:space="0" w:color="000000"/>
              <w:right w:val="single" w:sz="4" w:space="0" w:color="000000"/>
            </w:tcBorders>
          </w:tcPr>
          <w:p w14:paraId="2F195F18" w14:textId="77777777" w:rsidR="00022D51" w:rsidRDefault="007E42F7">
            <w:pPr>
              <w:pBdr>
                <w:top w:val="nil"/>
                <w:left w:val="nil"/>
                <w:bottom w:val="nil"/>
                <w:right w:val="nil"/>
                <w:between w:val="nil"/>
              </w:pBdr>
              <w:spacing w:line="259" w:lineRule="auto"/>
              <w:ind w:left="139"/>
            </w:pPr>
            <w:r>
              <w:rPr>
                <w:rFonts w:ascii="Calibri" w:eastAsia="Calibri" w:hAnsi="Calibri" w:cs="Calibri"/>
                <w:color w:val="FF0000"/>
              </w:rPr>
              <w:t>xxxxxx</w:t>
            </w:r>
            <w:r>
              <w:rPr>
                <w:rFonts w:ascii="Calibri" w:eastAsia="Calibri" w:hAnsi="Calibri" w:cs="Calibri"/>
              </w:rPr>
              <w:t xml:space="preserve"> </w:t>
            </w:r>
          </w:p>
        </w:tc>
        <w:tc>
          <w:tcPr>
            <w:tcW w:w="4014" w:type="dxa"/>
            <w:tcBorders>
              <w:top w:val="single" w:sz="4" w:space="0" w:color="000000"/>
              <w:left w:val="single" w:sz="4" w:space="0" w:color="000000"/>
              <w:bottom w:val="single" w:sz="4" w:space="0" w:color="000000"/>
              <w:right w:val="single" w:sz="4" w:space="0" w:color="000000"/>
            </w:tcBorders>
          </w:tcPr>
          <w:p w14:paraId="2F195F19" w14:textId="77777777" w:rsidR="00022D51" w:rsidRDefault="007E42F7">
            <w:pPr>
              <w:spacing w:line="259" w:lineRule="auto"/>
              <w:ind w:left="173"/>
            </w:pPr>
            <w:r>
              <w:rPr>
                <w:rFonts w:ascii="Calibri" w:eastAsia="Calibri" w:hAnsi="Calibri" w:cs="Calibri"/>
                <w:color w:val="FF0000"/>
              </w:rPr>
              <w:t>xxxxxxxxx</w:t>
            </w:r>
          </w:p>
        </w:tc>
      </w:tr>
    </w:tbl>
    <w:p w14:paraId="2F195F1B" w14:textId="77777777" w:rsidR="00022D51" w:rsidRDefault="007E42F7">
      <w:pPr>
        <w:spacing w:after="259" w:line="259" w:lineRule="auto"/>
        <w:ind w:left="0"/>
      </w:pPr>
      <w:r>
        <w:t xml:space="preserve"> </w:t>
      </w:r>
    </w:p>
    <w:p w14:paraId="2F195F1C" w14:textId="77777777" w:rsidR="00022D51" w:rsidRDefault="00022D51">
      <w:pPr>
        <w:spacing w:after="160" w:line="259" w:lineRule="auto"/>
        <w:ind w:left="0"/>
      </w:pPr>
    </w:p>
    <w:p w14:paraId="2F195F1D" w14:textId="77777777" w:rsidR="00022D51" w:rsidRDefault="007E42F7">
      <w:pPr>
        <w:spacing w:after="259" w:line="259" w:lineRule="auto"/>
        <w:ind w:left="0"/>
      </w:pPr>
      <w:r>
        <w:t>Other Tasks:</w:t>
      </w:r>
    </w:p>
    <w:p w14:paraId="2F195F1E" w14:textId="77777777" w:rsidR="00022D51" w:rsidRDefault="007E42F7">
      <w:pPr>
        <w:spacing w:after="259" w:line="259" w:lineRule="auto"/>
        <w:ind w:left="0"/>
      </w:pPr>
      <w:r>
        <w:t xml:space="preserve">Update profile on FCA webpage  </w:t>
      </w:r>
      <w:hyperlink r:id="rId30">
        <w:r>
          <w:rPr>
            <w:color w:val="0563C1"/>
            <w:u w:val="single"/>
          </w:rPr>
          <w:t>Rocky Ridge Royal Oak Community Association - Federation of Calgary Communities</w:t>
        </w:r>
      </w:hyperlink>
    </w:p>
    <w:p w14:paraId="2F195F1F" w14:textId="77777777" w:rsidR="00022D51" w:rsidRDefault="00022D51">
      <w:pPr>
        <w:spacing w:after="0" w:line="259" w:lineRule="auto"/>
        <w:ind w:left="0"/>
      </w:pPr>
    </w:p>
    <w:sectPr w:rsidR="00022D51">
      <w:pgSz w:w="12240" w:h="15840"/>
      <w:pgMar w:top="720" w:right="720" w:bottom="720" w:left="720" w:header="720" w:footer="360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Jason Kellock" w:date="2023-06-03T16:43:00Z" w:initials="">
    <w:p w14:paraId="2F195F26"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Update table or provide link to community profile on City of Calgary website?</w:t>
      </w:r>
    </w:p>
  </w:comment>
  <w:comment w:id="140" w:author="Jason Kellock" w:date="2023-06-03T16:26:00Z" w:initials="">
    <w:p w14:paraId="2F195F27"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Confirm with Darren</w:t>
      </w:r>
    </w:p>
  </w:comment>
  <w:comment w:id="144" w:author="Jason Kellock" w:date="2023-06-03T16:34:00Z" w:initials="">
    <w:p w14:paraId="2F195F28"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Replace org chart as subsequent step</w:t>
      </w:r>
    </w:p>
  </w:comment>
  <w:comment w:id="146" w:author="Jason Kellock" w:date="2023-06-26T17:29:00Z" w:initials="">
    <w:p w14:paraId="2F195F29"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for any inquiries on coverage information.  Darren to forward policy, Jared to check on requirements for youth volunteering **** </w:t>
      </w:r>
    </w:p>
  </w:comment>
  <w:comment w:id="148" w:author="Jason Kellock" w:date="2023-06-26T17:52:00Z" w:initials="">
    <w:p w14:paraId="2F195F2A"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Discuss intent of this section as a Board</w:t>
      </w:r>
    </w:p>
  </w:comment>
  <w:comment w:id="180" w:author="Jason Kellock" w:date="2023-06-26T17:54:00Z" w:initials="">
    <w:p w14:paraId="2F195F2B"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Does reference to Lifecycle Maintenance Plan allow us to eliminate following 4 sub-sections?</w:t>
      </w:r>
    </w:p>
  </w:comment>
  <w:comment w:id="183" w:author="Jason Kellock" w:date="2023-06-03T16:59:00Z" w:initials="">
    <w:p w14:paraId="2F195F2C"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I don’t think it is necessary to provide this level of detail within the body of the document.  Numbers are out of date.</w:t>
      </w:r>
    </w:p>
  </w:comment>
  <w:comment w:id="187" w:author="Jason Kellock" w:date="2023-06-03T17:04:00Z" w:initials="">
    <w:p w14:paraId="2F195F2D"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Reference Lifecycle Facility Maintenance plan  appendix</w:t>
      </w:r>
    </w:p>
  </w:comment>
  <w:comment w:id="190" w:author="Jason Kellock" w:date="2023-06-04T14:12:00Z" w:initials="">
    <w:p w14:paraId="2F195F2E"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Could replace this section with content currently appearing in section 8.4 and sub-sections.</w:t>
      </w:r>
    </w:p>
  </w:comment>
  <w:comment w:id="193" w:author="Jason Kellock" w:date="2023-06-04T13:31:00Z" w:initials="">
    <w:p w14:paraId="2F195F2F"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Darren – please review this section.  Welcome any feedback you may have.</w:t>
      </w:r>
    </w:p>
  </w:comment>
  <w:comment w:id="229" w:author="Jason Kellock" w:date="2023-06-04T13:48:00Z" w:initials="">
    <w:p w14:paraId="2F195F30" w14:textId="77777777" w:rsidR="00022D51" w:rsidRDefault="004A2CBD">
      <w:pPr>
        <w:widowControl w:val="0"/>
        <w:pBdr>
          <w:top w:val="nil"/>
          <w:left w:val="nil"/>
          <w:bottom w:val="nil"/>
          <w:right w:val="nil"/>
          <w:between w:val="nil"/>
        </w:pBdr>
        <w:spacing w:after="0" w:line="240" w:lineRule="auto"/>
        <w:ind w:left="0"/>
        <w:rPr>
          <w:color w:val="000000"/>
          <w:sz w:val="22"/>
          <w:szCs w:val="22"/>
        </w:rPr>
      </w:pPr>
      <w:r>
        <w:rPr>
          <w:rStyle w:val="CommentReference"/>
        </w:rPr>
        <w:annotationRef/>
      </w:r>
      <w:r w:rsidR="007E42F7">
        <w:rPr>
          <w:color w:val="000000"/>
          <w:sz w:val="22"/>
          <w:szCs w:val="22"/>
        </w:rPr>
        <w:t>Any missing from this list?  Additional work required to populate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95F26" w15:done="0"/>
  <w15:commentEx w15:paraId="2F195F27" w15:done="0"/>
  <w15:commentEx w15:paraId="2F195F28" w15:done="0"/>
  <w15:commentEx w15:paraId="2F195F29" w15:done="0"/>
  <w15:commentEx w15:paraId="2F195F2A" w15:done="0"/>
  <w15:commentEx w15:paraId="2F195F2B" w15:done="0"/>
  <w15:commentEx w15:paraId="2F195F2C" w15:done="0"/>
  <w15:commentEx w15:paraId="2F195F2D" w15:done="0"/>
  <w15:commentEx w15:paraId="2F195F2E" w15:done="0"/>
  <w15:commentEx w15:paraId="2F195F2F" w15:done="0"/>
  <w15:commentEx w15:paraId="2F195F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95F26" w16cid:durableId="2F195F2F"/>
  <w16cid:commentId w16cid:paraId="2F195F27" w16cid:durableId="2F195F2E"/>
  <w16cid:commentId w16cid:paraId="2F195F28" w16cid:durableId="2F195F34"/>
  <w16cid:commentId w16cid:paraId="2F195F29" w16cid:durableId="2F195F33"/>
  <w16cid:commentId w16cid:paraId="2F195F2A" w16cid:durableId="2F195F37"/>
  <w16cid:commentId w16cid:paraId="2F195F2B" w16cid:durableId="2F195F30"/>
  <w16cid:commentId w16cid:paraId="2F195F2C" w16cid:durableId="2F195F32"/>
  <w16cid:commentId w16cid:paraId="2F195F2D" w16cid:durableId="2F195F31"/>
  <w16cid:commentId w16cid:paraId="2F195F2E" w16cid:durableId="2F195F35"/>
  <w16cid:commentId w16cid:paraId="2F195F2F" w16cid:durableId="2F195F38"/>
  <w16cid:commentId w16cid:paraId="2F195F30" w16cid:durableId="2F195F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71AD" w14:textId="77777777" w:rsidR="007E42F7" w:rsidRDefault="007E42F7">
      <w:pPr>
        <w:spacing w:after="0" w:line="240" w:lineRule="auto"/>
      </w:pPr>
      <w:r>
        <w:separator/>
      </w:r>
    </w:p>
  </w:endnote>
  <w:endnote w:type="continuationSeparator" w:id="0">
    <w:p w14:paraId="1CA71CE5" w14:textId="77777777" w:rsidR="007E42F7" w:rsidRDefault="007E4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821CF48-58B7-4D45-80DC-B019FDE5689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1A5FE7E-A082-46AA-B302-211EE89A1D85}"/>
    <w:embedBold r:id="rId3" w:fontKey="{009685EF-46D1-4BB0-ABCC-A6A6F9B6CF2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C55A0F7D-CCAB-47F9-B194-3383A2AF9525}"/>
  </w:font>
  <w:font w:name="Calibri">
    <w:panose1 w:val="020F0502020204030204"/>
    <w:charset w:val="00"/>
    <w:family w:val="swiss"/>
    <w:pitch w:val="variable"/>
    <w:sig w:usb0="E4002EFF" w:usb1="C200247B" w:usb2="00000009" w:usb3="00000000" w:csb0="000001FF" w:csb1="00000000"/>
    <w:embedRegular r:id="rId5" w:fontKey="{0CCA4A4B-023B-4DD7-A21C-CE678176BB8F}"/>
    <w:embedBold r:id="rId6" w:fontKey="{FF70A854-3CE1-42B7-9C29-D64D3D32ACFE}"/>
    <w:embedItalic r:id="rId7" w:fontKey="{7994B674-E190-455C-BCA2-D6ADAA2CFEB2}"/>
  </w:font>
  <w:font w:name="Quattrocento Sans">
    <w:charset w:val="00"/>
    <w:family w:val="swiss"/>
    <w:pitch w:val="variable"/>
    <w:sig w:usb0="800000BF" w:usb1="4000005B" w:usb2="00000000" w:usb3="00000000" w:csb0="00000001" w:csb1="00000000"/>
    <w:embedRegular r:id="rId8" w:fontKey="{747F92C8-4985-4A95-AA67-4B6511A677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1" w14:textId="77777777" w:rsidR="00022D51" w:rsidRDefault="007E42F7">
    <w:pPr>
      <w:spacing w:after="0" w:line="259" w:lineRule="auto"/>
      <w:ind w:left="9"/>
      <w:jc w:val="center"/>
    </w:pPr>
    <w:r>
      <w:fldChar w:fldCharType="begin"/>
    </w:r>
    <w:r>
      <w:instrText>PAGE</w:instrText>
    </w:r>
    <w:r>
      <w:fldChar w:fldCharType="separate"/>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2" w14:textId="77777777" w:rsidR="00022D51" w:rsidRDefault="007E42F7">
    <w:pPr>
      <w:spacing w:after="0" w:line="259" w:lineRule="auto"/>
      <w:ind w:left="9"/>
      <w:jc w:val="center"/>
    </w:pPr>
    <w:r>
      <w:fldChar w:fldCharType="begin"/>
    </w:r>
    <w:r>
      <w:instrText>PAGE</w:instrText>
    </w:r>
    <w:r>
      <w:fldChar w:fldCharType="separate"/>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3" w14:textId="77777777" w:rsidR="00022D51" w:rsidRDefault="007E42F7">
    <w:pPr>
      <w:spacing w:after="0" w:line="259" w:lineRule="auto"/>
      <w:ind w:left="9"/>
      <w:jc w:val="center"/>
    </w:pPr>
    <w:r>
      <w:fldChar w:fldCharType="begin"/>
    </w:r>
    <w:r>
      <w:instrText>PAGE</w:instrText>
    </w:r>
    <w:r>
      <w:fldChar w:fldCharType="separate"/>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4" w14:textId="77777777" w:rsidR="00022D51" w:rsidRDefault="007E42F7">
    <w:pPr>
      <w:spacing w:after="0" w:line="259" w:lineRule="auto"/>
      <w:ind w:left="0" w:right="46"/>
      <w:jc w:val="center"/>
    </w:pPr>
    <w:r>
      <w:fldChar w:fldCharType="begin"/>
    </w:r>
    <w:r>
      <w:instrText>PAGE</w:instrText>
    </w:r>
    <w:r>
      <w:fldChar w:fldCharType="separate"/>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5" w14:textId="77777777" w:rsidR="00022D51" w:rsidRDefault="007E42F7">
    <w:pPr>
      <w:spacing w:after="0" w:line="259" w:lineRule="auto"/>
      <w:ind w:left="0" w:right="46"/>
      <w:jc w:val="center"/>
    </w:pPr>
    <w:r>
      <w:fldChar w:fldCharType="begin"/>
    </w:r>
    <w:r>
      <w:instrText>PAGE</w:instrText>
    </w:r>
    <w:r>
      <w:fldChar w:fldCharType="separate"/>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6" w14:textId="77777777" w:rsidR="00022D51" w:rsidRDefault="00022D51">
    <w:pPr>
      <w:spacing w:after="160" w:line="259" w:lineRule="auto"/>
      <w:ind w:left="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7" w14:textId="77777777" w:rsidR="00022D51" w:rsidRDefault="00022D51">
    <w:pPr>
      <w:spacing w:after="160" w:line="259" w:lineRule="auto"/>
      <w:ind w:left="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5F38" w14:textId="77777777" w:rsidR="00022D51" w:rsidRDefault="00022D51">
    <w:pPr>
      <w:spacing w:after="16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914D" w14:textId="77777777" w:rsidR="007E42F7" w:rsidRDefault="007E42F7">
      <w:pPr>
        <w:spacing w:after="0" w:line="240" w:lineRule="auto"/>
      </w:pPr>
      <w:r>
        <w:separator/>
      </w:r>
    </w:p>
  </w:footnote>
  <w:footnote w:type="continuationSeparator" w:id="0">
    <w:p w14:paraId="58DB7628" w14:textId="77777777" w:rsidR="007E42F7" w:rsidRDefault="007E4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064B"/>
    <w:multiLevelType w:val="multilevel"/>
    <w:tmpl w:val="1438F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BF3FAB"/>
    <w:multiLevelType w:val="multilevel"/>
    <w:tmpl w:val="A1106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3B41BD"/>
    <w:multiLevelType w:val="multilevel"/>
    <w:tmpl w:val="60F2A42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 w15:restartNumberingAfterBreak="0">
    <w:nsid w:val="24726331"/>
    <w:multiLevelType w:val="multilevel"/>
    <w:tmpl w:val="129C3EF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 w15:restartNumberingAfterBreak="0">
    <w:nsid w:val="25E02EAD"/>
    <w:multiLevelType w:val="multilevel"/>
    <w:tmpl w:val="D6A8A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8C33D0"/>
    <w:multiLevelType w:val="multilevel"/>
    <w:tmpl w:val="E33AB19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6" w15:restartNumberingAfterBreak="0">
    <w:nsid w:val="292C28F8"/>
    <w:multiLevelType w:val="multilevel"/>
    <w:tmpl w:val="BE5ED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E04B90"/>
    <w:multiLevelType w:val="multilevel"/>
    <w:tmpl w:val="0BE012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95B05E3"/>
    <w:multiLevelType w:val="multilevel"/>
    <w:tmpl w:val="187EED14"/>
    <w:lvl w:ilvl="0">
      <w:start w:val="1"/>
      <w:numFmt w:val="lowerLetter"/>
      <w:lvlText w:val="%1)"/>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9" w15:restartNumberingAfterBreak="0">
    <w:nsid w:val="4B845656"/>
    <w:multiLevelType w:val="multilevel"/>
    <w:tmpl w:val="C310CB6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 w15:restartNumberingAfterBreak="0">
    <w:nsid w:val="558A59A1"/>
    <w:multiLevelType w:val="multilevel"/>
    <w:tmpl w:val="86BA2E1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 w15:restartNumberingAfterBreak="0">
    <w:nsid w:val="55AC720E"/>
    <w:multiLevelType w:val="multilevel"/>
    <w:tmpl w:val="908E2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A4263ED"/>
    <w:multiLevelType w:val="multilevel"/>
    <w:tmpl w:val="8A1E264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AA82729"/>
    <w:multiLevelType w:val="multilevel"/>
    <w:tmpl w:val="F0CC6CF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4" w15:restartNumberingAfterBreak="0">
    <w:nsid w:val="5F3D65CC"/>
    <w:multiLevelType w:val="multilevel"/>
    <w:tmpl w:val="29560F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A1E4A80"/>
    <w:multiLevelType w:val="multilevel"/>
    <w:tmpl w:val="CD62A30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6" w15:restartNumberingAfterBreak="0">
    <w:nsid w:val="6D1D4AC9"/>
    <w:multiLevelType w:val="multilevel"/>
    <w:tmpl w:val="6E448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5D837CA"/>
    <w:multiLevelType w:val="multilevel"/>
    <w:tmpl w:val="F30CAB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AC232CD"/>
    <w:multiLevelType w:val="multilevel"/>
    <w:tmpl w:val="68AAAEC0"/>
    <w:lvl w:ilvl="0">
      <w:start w:val="1"/>
      <w:numFmt w:val="decimal"/>
      <w:lvlText w:val="%1)"/>
      <w:lvlJc w:val="left"/>
      <w:pPr>
        <w:ind w:left="705" w:hanging="705"/>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9" w15:restartNumberingAfterBreak="0">
    <w:nsid w:val="7BFD756B"/>
    <w:multiLevelType w:val="multilevel"/>
    <w:tmpl w:val="DA3A6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05205856">
    <w:abstractNumId w:val="18"/>
  </w:num>
  <w:num w:numId="2" w16cid:durableId="2131169710">
    <w:abstractNumId w:val="6"/>
  </w:num>
  <w:num w:numId="3" w16cid:durableId="15040112">
    <w:abstractNumId w:val="11"/>
  </w:num>
  <w:num w:numId="4" w16cid:durableId="151609571">
    <w:abstractNumId w:val="2"/>
  </w:num>
  <w:num w:numId="5" w16cid:durableId="1511069077">
    <w:abstractNumId w:val="5"/>
  </w:num>
  <w:num w:numId="6" w16cid:durableId="51933532">
    <w:abstractNumId w:val="1"/>
  </w:num>
  <w:num w:numId="7" w16cid:durableId="988754832">
    <w:abstractNumId w:val="15"/>
  </w:num>
  <w:num w:numId="8" w16cid:durableId="164445351">
    <w:abstractNumId w:val="14"/>
  </w:num>
  <w:num w:numId="9" w16cid:durableId="1620837725">
    <w:abstractNumId w:val="10"/>
  </w:num>
  <w:num w:numId="10" w16cid:durableId="1453207977">
    <w:abstractNumId w:val="17"/>
  </w:num>
  <w:num w:numId="11" w16cid:durableId="863447536">
    <w:abstractNumId w:val="8"/>
  </w:num>
  <w:num w:numId="12" w16cid:durableId="364840829">
    <w:abstractNumId w:val="0"/>
  </w:num>
  <w:num w:numId="13" w16cid:durableId="1389957931">
    <w:abstractNumId w:val="12"/>
  </w:num>
  <w:num w:numId="14" w16cid:durableId="640769904">
    <w:abstractNumId w:val="13"/>
  </w:num>
  <w:num w:numId="15" w16cid:durableId="1951430623">
    <w:abstractNumId w:val="19"/>
  </w:num>
  <w:num w:numId="16" w16cid:durableId="1895382440">
    <w:abstractNumId w:val="9"/>
  </w:num>
  <w:num w:numId="17" w16cid:durableId="148716291">
    <w:abstractNumId w:val="7"/>
  </w:num>
  <w:num w:numId="18" w16cid:durableId="1759521880">
    <w:abstractNumId w:val="3"/>
  </w:num>
  <w:num w:numId="19" w16cid:durableId="2083945850">
    <w:abstractNumId w:val="16"/>
  </w:num>
  <w:num w:numId="20" w16cid:durableId="58409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51"/>
    <w:rsid w:val="00022D51"/>
    <w:rsid w:val="004A2CBD"/>
    <w:rsid w:val="007E42F7"/>
    <w:rsid w:val="00807C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5AF6"/>
  <w15:docId w15:val="{065E5BF1-BBF2-4C1C-AABF-99655E68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CA" w:bidi="ar-SA"/>
      </w:rPr>
    </w:rPrDefault>
    <w:pPrDefault>
      <w:pPr>
        <w:spacing w:after="124" w:line="270"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75" w:line="266" w:lineRule="auto"/>
      <w:ind w:hanging="10"/>
      <w:outlineLvl w:val="0"/>
    </w:pPr>
    <w:rPr>
      <w:rFonts w:ascii="Cambria" w:eastAsia="Cambria" w:hAnsi="Cambria" w:cs="Cambria"/>
      <w:b/>
      <w:bCs/>
      <w:color w:val="000000"/>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89" w:line="267" w:lineRule="auto"/>
      <w:ind w:left="190" w:hanging="10"/>
      <w:outlineLvl w:val="1"/>
    </w:pPr>
    <w:rPr>
      <w:rFonts w:ascii="Cambria" w:eastAsia="Cambria" w:hAnsi="Cambria" w:cs="Cambria"/>
      <w:b/>
      <w:bCs/>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after="89" w:line="267" w:lineRule="auto"/>
      <w:ind w:left="190" w:hanging="10"/>
      <w:outlineLvl w:val="2"/>
    </w:pPr>
    <w:rPr>
      <w:rFonts w:ascii="Cambria" w:eastAsia="Cambria" w:hAnsi="Cambria" w:cs="Cambria"/>
      <w:b/>
      <w:bCs/>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51" w:type="dxa"/>
        <w:left w:w="108" w:type="dxa"/>
        <w:bottom w:w="0" w:type="dxa"/>
        <w:right w:w="115" w:type="dxa"/>
      </w:tblCellMar>
    </w:tblPr>
  </w:style>
  <w:style w:type="table" w:customStyle="1" w:styleId="a0">
    <w:basedOn w:val="TableNormal0"/>
    <w:pPr>
      <w:spacing w:after="0" w:line="240" w:lineRule="auto"/>
    </w:pPr>
    <w:tblPr>
      <w:tblStyleRowBandSize w:val="1"/>
      <w:tblStyleColBandSize w:val="1"/>
      <w:tblCellMar>
        <w:top w:w="44" w:type="dxa"/>
        <w:left w:w="107" w:type="dxa"/>
        <w:bottom w:w="4" w:type="dxa"/>
        <w:right w:w="87" w:type="dxa"/>
      </w:tblCellMar>
    </w:tblPr>
  </w:style>
  <w:style w:type="table" w:customStyle="1" w:styleId="a1">
    <w:basedOn w:val="TableNormal0"/>
    <w:pPr>
      <w:spacing w:after="0" w:line="240" w:lineRule="auto"/>
    </w:pPr>
    <w:tblPr>
      <w:tblStyleRowBandSize w:val="1"/>
      <w:tblStyleColBandSize w:val="1"/>
      <w:tblCellMar>
        <w:top w:w="51" w:type="dxa"/>
        <w:left w:w="108" w:type="dxa"/>
        <w:bottom w:w="0" w:type="dxa"/>
        <w:right w:w="39" w:type="dxa"/>
      </w:tblCellMar>
    </w:tblPr>
  </w:style>
  <w:style w:type="table" w:customStyle="1" w:styleId="a2">
    <w:basedOn w:val="TableNormal0"/>
    <w:pPr>
      <w:spacing w:after="0" w:line="240" w:lineRule="auto"/>
    </w:pPr>
    <w:tblPr>
      <w:tblStyleRowBandSize w:val="1"/>
      <w:tblStyleColBandSize w:val="1"/>
      <w:tblCellMar>
        <w:top w:w="51" w:type="dxa"/>
        <w:left w:w="108"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47" w:type="dxa"/>
        <w:left w:w="282" w:type="dxa"/>
        <w:bottom w:w="0" w:type="dxa"/>
        <w:right w:w="115" w:type="dxa"/>
      </w:tblCellMar>
    </w:tblPr>
  </w:style>
  <w:style w:type="table" w:customStyle="1" w:styleId="a5">
    <w:basedOn w:val="TableNormal0"/>
    <w:pPr>
      <w:spacing w:after="0" w:line="240" w:lineRule="auto"/>
    </w:pPr>
    <w:tblPr>
      <w:tblStyleRowBandSize w:val="1"/>
      <w:tblStyleColBandSize w:val="1"/>
      <w:tblCellMar>
        <w:top w:w="52" w:type="dxa"/>
        <w:left w:w="251" w:type="dxa"/>
        <w:bottom w:w="0" w:type="dxa"/>
        <w:right w:w="77"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4A2C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2CBD"/>
  </w:style>
  <w:style w:type="paragraph" w:styleId="Footer">
    <w:name w:val="footer"/>
    <w:basedOn w:val="Normal"/>
    <w:link w:val="FooterChar"/>
    <w:uiPriority w:val="99"/>
    <w:semiHidden/>
    <w:unhideWhenUsed/>
    <w:rsid w:val="004A2C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2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hyperlink" Target="https://calgarycommunities.com/communities/rocky-ridge-royal-oak-community-association/"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image" Target="media/image1.jpg"/><Relationship Id="rId12" Type="http://schemas.microsoft.com/office/2011/relationships/commentsExtended" Target="commentsExtended.xml"/><Relationship Id="rId17" Type="http://schemas.openxmlformats.org/officeDocument/2006/relationships/hyperlink" Target="https://www.calgary.ca/communities/profiles/royal-oak.html"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algary.ca/communities/profiles/rocky-ridge.html" TargetMode="External"/><Relationship Id="rId20" Type="http://schemas.openxmlformats.org/officeDocument/2006/relationships/hyperlink" Target="https://www.nwll.ca/" TargetMode="External"/><Relationship Id="rId29" Type="http://schemas.openxmlformats.org/officeDocument/2006/relationships/hyperlink" Target="mailto:MBeauregard@calgarypolice.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algary.ca/communities/profiles/rocky-ridge.html" TargetMode="External"/><Relationship Id="rId23" Type="http://schemas.openxmlformats.org/officeDocument/2006/relationships/footer" Target="footer4.xml"/><Relationship Id="rId28" Type="http://schemas.openxmlformats.org/officeDocument/2006/relationships/footer" Target="footer8.xml"/><Relationship Id="rId10" Type="http://schemas.openxmlformats.org/officeDocument/2006/relationships/footer" Target="footer3.xml"/><Relationship Id="rId19" Type="http://schemas.openxmlformats.org/officeDocument/2006/relationships/hyperlink" Target="https://calgarycommunities.com/communities/rocky-ridge-royal-oak-community-associatio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calgary.ca/communities/profiles.html" TargetMode="External"/><Relationship Id="rId22" Type="http://schemas.openxmlformats.org/officeDocument/2006/relationships/hyperlink" Target="https://aglc.ca/documents/charitable-gaming-policies-handbook" TargetMode="External"/><Relationship Id="rId27" Type="http://schemas.openxmlformats.org/officeDocument/2006/relationships/footer" Target="footer7.xml"/><Relationship Id="rId30" Type="http://schemas.openxmlformats.org/officeDocument/2006/relationships/hyperlink" Target="https://calgarycommunities.com/communities/rocky-ridge-royal-oak-community-associ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9926</Words>
  <Characters>56582</Characters>
  <Application>Microsoft Office Word</Application>
  <DocSecurity>0</DocSecurity>
  <Lines>471</Lines>
  <Paragraphs>132</Paragraphs>
  <ScaleCrop>false</ScaleCrop>
  <Company/>
  <LinksUpToDate>false</LinksUpToDate>
  <CharactersWithSpaces>66376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Chad La Fournie</cp:lastModifiedBy>
  <cp:revision>2</cp:revision>
  <dcterms:created xsi:type="dcterms:W3CDTF">2026-05-09T18:45:00Z</dcterms:created>
  <dcterms:modified xsi:type="dcterms:W3CDTF">2026-05-09T18:45:00Z</dcterms:modified>
</cp:coreProperties>
</file>